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7577D" w14:textId="77777777" w:rsidR="00923DFD" w:rsidRDefault="00C0281C">
      <w:pPr>
        <w:jc w:val="center"/>
        <w:rPr>
          <w:b/>
          <w:sz w:val="30"/>
          <w:szCs w:val="30"/>
        </w:rPr>
      </w:pPr>
      <w:bookmarkStart w:id="0" w:name="_Hlk43293104"/>
      <w:r>
        <w:rPr>
          <w:b/>
          <w:noProof/>
          <w:sz w:val="30"/>
          <w:szCs w:val="30"/>
        </w:rPr>
        <mc:AlternateContent>
          <mc:Choice Requires="wps">
            <w:drawing>
              <wp:anchor distT="0" distB="0" distL="114300" distR="114300" simplePos="0" relativeHeight="251641856" behindDoc="0" locked="0" layoutInCell="1" allowOverlap="1" wp14:anchorId="2D6FC67F" wp14:editId="76FAC665">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40E92" id="Straight Connector 48"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50.95pt,21.9pt" to="258.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" strokecolor="black [3213]" strokeweight="1pt">
                <v:stroke joinstyle="miter"/>
              </v:line>
            </w:pict>
          </mc:Fallback>
        </mc:AlternateContent>
      </w:r>
      <w:r>
        <w:rPr>
          <w:b/>
          <w:sz w:val="30"/>
          <w:szCs w:val="30"/>
        </w:rPr>
        <w:t>TRƯỜNG ĐẠI HỌC BÁCH KHOA HÀ NỘI</w:t>
      </w:r>
    </w:p>
    <w:p w14:paraId="358444B5" w14:textId="77777777" w:rsidR="00923DFD" w:rsidRDefault="00923DFD"/>
    <w:p w14:paraId="2E4C959E" w14:textId="77777777" w:rsidR="00923DFD" w:rsidRDefault="00923DFD"/>
    <w:p w14:paraId="4B149B46" w14:textId="77777777" w:rsidR="00923DFD" w:rsidRDefault="00923DFD">
      <w:pPr>
        <w:pStyle w:val="Subtitle"/>
        <w:rPr>
          <w:b/>
        </w:rPr>
      </w:pPr>
    </w:p>
    <w:p w14:paraId="7095B434" w14:textId="77777777" w:rsidR="00923DFD" w:rsidRDefault="00C0281C">
      <w:pPr>
        <w:pStyle w:val="Subtitle"/>
        <w:rPr>
          <w:b/>
          <w:sz w:val="46"/>
          <w:szCs w:val="46"/>
        </w:rPr>
      </w:pPr>
      <w:r>
        <w:rPr>
          <w:b/>
          <w:sz w:val="46"/>
          <w:szCs w:val="46"/>
        </w:rPr>
        <w:t>ĐỒ ÁN TỐT NGHIỆP</w:t>
      </w:r>
    </w:p>
    <w:p w14:paraId="3A2F1EAF" w14:textId="77777777" w:rsidR="00923DFD" w:rsidRDefault="00C0281C">
      <w:pPr>
        <w:pStyle w:val="Subtitle"/>
        <w:spacing w:before="0"/>
        <w:rPr>
          <w:b/>
          <w:sz w:val="26"/>
          <w:szCs w:val="26"/>
        </w:rPr>
      </w:pPr>
      <w:r>
        <w:rPr>
          <w:b/>
          <w:sz w:val="46"/>
          <w:szCs w:val="46"/>
        </w:rPr>
        <w:t>Xây dựng mô hình</w:t>
      </w:r>
      <w:r>
        <w:rPr>
          <w:b/>
          <w:sz w:val="46"/>
          <w:szCs w:val="46"/>
          <w:lang w:val="en"/>
        </w:rPr>
        <w:t xml:space="preserve"> thích ứng giọng nói trong tổng hợp tiếng nói </w:t>
      </w:r>
      <w:r>
        <w:rPr>
          <w:b/>
          <w:sz w:val="46"/>
          <w:szCs w:val="46"/>
        </w:rPr>
        <w:t>tiếng Việt dựa trên công nghệ học sâu</w:t>
      </w:r>
    </w:p>
    <w:p w14:paraId="3CB8F9B7" w14:textId="77777777" w:rsidR="00923DFD" w:rsidRDefault="00C0281C">
      <w:pPr>
        <w:spacing w:before="360" w:line="240" w:lineRule="auto"/>
        <w:jc w:val="center"/>
        <w:rPr>
          <w:b/>
          <w:sz w:val="28"/>
        </w:rPr>
      </w:pPr>
      <w:r>
        <w:rPr>
          <w:b/>
          <w:sz w:val="28"/>
        </w:rPr>
        <w:t>PHAN TRUNG KIÊN</w:t>
      </w:r>
    </w:p>
    <w:p w14:paraId="1F50A8AA" w14:textId="77777777" w:rsidR="00923DFD" w:rsidRDefault="00C0281C">
      <w:pPr>
        <w:spacing w:line="240" w:lineRule="auto"/>
        <w:jc w:val="center"/>
      </w:pPr>
      <w:r>
        <w:t>kien.pt166322@sis.hust.edu.vn</w:t>
      </w:r>
    </w:p>
    <w:p w14:paraId="74634AA9" w14:textId="77777777" w:rsidR="00923DFD" w:rsidRDefault="00C0281C">
      <w:pPr>
        <w:spacing w:before="240"/>
        <w:jc w:val="center"/>
        <w:rPr>
          <w:b/>
          <w:sz w:val="28"/>
        </w:rPr>
      </w:pPr>
      <w:r>
        <w:rPr>
          <w:b/>
          <w:sz w:val="28"/>
        </w:rPr>
        <w:t>Ngành Cử nhân Công nghệ thông tin</w:t>
      </w:r>
    </w:p>
    <w:p w14:paraId="20342B7C" w14:textId="77777777" w:rsidR="00923DFD" w:rsidRDefault="00923DFD">
      <w:pPr>
        <w:jc w:val="center"/>
      </w:pPr>
    </w:p>
    <w:p w14:paraId="0C74F1B7" w14:textId="77777777" w:rsidR="00923DFD" w:rsidRDefault="00923DFD"/>
    <w:p w14:paraId="7D69BFC3" w14:textId="77777777" w:rsidR="00923DFD" w:rsidRDefault="00923DFD"/>
    <w:p w14:paraId="5CEE8437" w14:textId="77777777" w:rsidR="00923DFD" w:rsidRDefault="00923DFD"/>
    <w:p w14:paraId="45530CDE" w14:textId="77777777" w:rsidR="00923DFD" w:rsidRDefault="00923DFD"/>
    <w:p w14:paraId="1E218727" w14:textId="77777777" w:rsidR="00923DFD" w:rsidRDefault="00923DFD"/>
    <w:tbl>
      <w:tblPr>
        <w:tblStyle w:val="TableGrid"/>
        <w:tblW w:w="839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93"/>
        <w:gridCol w:w="5203"/>
      </w:tblGrid>
      <w:tr w:rsidR="00923DFD" w14:paraId="7854F4A9" w14:textId="77777777">
        <w:tc>
          <w:tcPr>
            <w:tcW w:w="3193" w:type="dxa"/>
          </w:tcPr>
          <w:p w14:paraId="074AA93B" w14:textId="77777777" w:rsidR="00923DFD" w:rsidRDefault="00C0281C">
            <w:pPr>
              <w:ind w:firstLine="318"/>
              <w:rPr>
                <w:b/>
              </w:rPr>
            </w:pPr>
            <w:r>
              <w:rPr>
                <w:b/>
              </w:rPr>
              <w:t>Giảng viên hướng dẫn:</w:t>
            </w:r>
          </w:p>
        </w:tc>
        <w:tc>
          <w:tcPr>
            <w:tcW w:w="5203" w:type="dxa"/>
          </w:tcPr>
          <w:p w14:paraId="564AE98A" w14:textId="77777777" w:rsidR="00923DFD" w:rsidRDefault="00C0281C">
            <w:r>
              <w:rPr>
                <w:noProof/>
              </w:rPr>
              <mc:AlternateContent>
                <mc:Choice Requires="wps">
                  <w:drawing>
                    <wp:anchor distT="0" distB="0" distL="114300" distR="114300" simplePos="0" relativeHeight="251639808" behindDoc="0" locked="0" layoutInCell="1" allowOverlap="1" wp14:anchorId="1A1B1E27" wp14:editId="0D9A1A7D">
                      <wp:simplePos x="0" y="0"/>
                      <wp:positionH relativeFrom="column">
                        <wp:posOffset>1871345</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1688E" w14:textId="77777777" w:rsidR="00762B33" w:rsidRDefault="00762B33">
                                  <w:r>
                                    <w:rPr>
                                      <w:sz w:val="20"/>
                                    </w:rPr>
                                    <w:t xml:space="preserve">    Chữ ký của GVHD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A1B1E27" id="_x0000_t202" coordsize="21600,21600" o:spt="202" path="m,l,21600r21600,l21600,xe">
                      <v:stroke joinstyle="miter"/>
                      <v:path gradientshapeok="t" o:connecttype="rect"/>
                    </v:shapetype>
                    <v:shape id="Text Box 2" o:spid="_x0000_s1026" type="#_x0000_t202" style="position:absolute;left:0;text-align:left;margin-left:147.35pt;margin-top:8.85pt;width:149.85pt;height:24.4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" filled="f" stroked="f" strokeweight=".5pt">
                      <v:textbox>
                        <w:txbxContent>
                          <w:p w14:paraId="5041688E" w14:textId="77777777" w:rsidR="00762B33" w:rsidRDefault="00762B33">
                            <w:r>
                              <w:rPr>
                                <w:sz w:val="20"/>
                              </w:rPr>
                              <w:t xml:space="preserve">    Chữ ký của GVHD</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C6CA525" wp14:editId="6BF6E262">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444B07" id="Straight Connector 1" o:spid="_x0000_s1026" style="position:absolute;flip:y;z-index:251638784;visibility:visible;mso-wrap-style:square;mso-wrap-distance-left:9pt;mso-wrap-distance-top:0;mso-wrap-distance-right:9pt;mso-wrap-distance-bottom:0;mso-position-horizontal:absolute;mso-position-horizontal-relative:text;mso-position-vertical:absolute;mso-position-vertical-relative:text"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t>PGS. TS. Đỗ Phan Thuận</w:t>
            </w:r>
          </w:p>
        </w:tc>
      </w:tr>
      <w:tr w:rsidR="00923DFD" w14:paraId="4EABB8EC" w14:textId="77777777">
        <w:tc>
          <w:tcPr>
            <w:tcW w:w="3193" w:type="dxa"/>
          </w:tcPr>
          <w:p w14:paraId="6E3AF8DE" w14:textId="77777777" w:rsidR="00923DFD" w:rsidRDefault="00923DFD">
            <w:pPr>
              <w:ind w:firstLine="318"/>
              <w:rPr>
                <w:b/>
              </w:rPr>
            </w:pPr>
          </w:p>
          <w:p w14:paraId="676A580E" w14:textId="77777777" w:rsidR="00923DFD" w:rsidRDefault="00C0281C">
            <w:pPr>
              <w:ind w:firstLine="318"/>
              <w:rPr>
                <w:b/>
              </w:rPr>
            </w:pPr>
            <w:r>
              <w:rPr>
                <w:b/>
              </w:rPr>
              <w:t>Bộ môn:</w:t>
            </w:r>
          </w:p>
        </w:tc>
        <w:tc>
          <w:tcPr>
            <w:tcW w:w="5203" w:type="dxa"/>
          </w:tcPr>
          <w:p w14:paraId="75C0F137" w14:textId="77777777" w:rsidR="00923DFD" w:rsidRDefault="00923DFD"/>
          <w:p w14:paraId="05F2CCE9" w14:textId="77777777" w:rsidR="00923DFD" w:rsidRDefault="00C0281C">
            <w:r>
              <w:t>Khoa học Máy tính</w:t>
            </w:r>
          </w:p>
        </w:tc>
      </w:tr>
      <w:tr w:rsidR="00923DFD" w14:paraId="2FB812F6" w14:textId="77777777">
        <w:tc>
          <w:tcPr>
            <w:tcW w:w="3193" w:type="dxa"/>
          </w:tcPr>
          <w:p w14:paraId="2CE20B01" w14:textId="77777777" w:rsidR="00923DFD" w:rsidRDefault="00C0281C">
            <w:pPr>
              <w:ind w:firstLine="318"/>
              <w:rPr>
                <w:b/>
              </w:rPr>
            </w:pPr>
            <w:r>
              <w:rPr>
                <w:b/>
              </w:rPr>
              <w:t>Viện:</w:t>
            </w:r>
          </w:p>
        </w:tc>
        <w:tc>
          <w:tcPr>
            <w:tcW w:w="5203" w:type="dxa"/>
          </w:tcPr>
          <w:p w14:paraId="76CCF3F6" w14:textId="77777777" w:rsidR="00923DFD" w:rsidRDefault="00C0281C">
            <w:r>
              <w:t>Công nghệ thông tin và truyền thông</w:t>
            </w:r>
          </w:p>
        </w:tc>
      </w:tr>
    </w:tbl>
    <w:p w14:paraId="43BC451A" w14:textId="77777777" w:rsidR="00923DFD" w:rsidRDefault="00923DFD"/>
    <w:p w14:paraId="28B3D934" w14:textId="77777777" w:rsidR="00923DFD" w:rsidRDefault="00923DFD"/>
    <w:p w14:paraId="16A062CE" w14:textId="77777777" w:rsidR="00923DFD" w:rsidRDefault="00923DFD"/>
    <w:p w14:paraId="21FB342E" w14:textId="77777777" w:rsidR="00923DFD" w:rsidRDefault="00923DFD"/>
    <w:p w14:paraId="3D0D9D28" w14:textId="77777777" w:rsidR="00923DFD" w:rsidRDefault="00923DFD"/>
    <w:p w14:paraId="4E52D635" w14:textId="77777777" w:rsidR="00923DFD" w:rsidRDefault="00923DFD"/>
    <w:p w14:paraId="5AF07E74" w14:textId="77777777" w:rsidR="00923DFD" w:rsidRDefault="00923DFD"/>
    <w:p w14:paraId="573001C1" w14:textId="77777777" w:rsidR="00923DFD" w:rsidRDefault="00923DFD"/>
    <w:p w14:paraId="67C02C3E" w14:textId="77777777" w:rsidR="00923DFD" w:rsidRDefault="00C0281C">
      <w:pPr>
        <w:jc w:val="center"/>
        <w:rPr>
          <w:b/>
        </w:rPr>
      </w:pPr>
      <w:r>
        <w:rPr>
          <w:noProof/>
        </w:rPr>
        <mc:AlternateContent>
          <mc:Choice Requires="wps">
            <w:drawing>
              <wp:anchor distT="0" distB="0" distL="114300" distR="114300" simplePos="0" relativeHeight="251640832" behindDoc="0" locked="1" layoutInCell="1" allowOverlap="1" wp14:anchorId="497C0C86" wp14:editId="7957B38C">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F6382" w14:textId="77777777" w:rsidR="00762B33" w:rsidRDefault="00762B33">
                            <w:pPr>
                              <w:jc w:val="center"/>
                            </w:pPr>
                            <w:r>
                              <w:rPr>
                                <w:b/>
                              </w:rPr>
                              <w:t>HÀ NỘI, 6/2020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97C0C86" id="Text Box 7" o:spid="_x0000_s1027" type="#_x0000_t202" style="position:absolute;left:0;text-align:left;margin-left:123.5pt;margin-top:38pt;width:176.55pt;height:28.6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" filled="f" stroked="f" strokeweight=".5pt">
                <v:textbox>
                  <w:txbxContent>
                    <w:p w14:paraId="504F6382" w14:textId="77777777" w:rsidR="00762B33" w:rsidRDefault="00762B33">
                      <w:pPr>
                        <w:jc w:val="center"/>
                      </w:pPr>
                      <w:r>
                        <w:rPr>
                          <w:b/>
                        </w:rPr>
                        <w:t>HÀ NỘI, 6/2020</w:t>
                      </w:r>
                    </w:p>
                  </w:txbxContent>
                </v:textbox>
                <w10:anchorlock/>
              </v:shape>
            </w:pict>
          </mc:Fallback>
        </mc:AlternateContent>
      </w:r>
    </w:p>
    <w:p w14:paraId="10A955A9" w14:textId="77777777" w:rsidR="00923DFD" w:rsidRDefault="00923DFD">
      <w:pPr>
        <w:spacing w:before="720"/>
        <w:jc w:val="center"/>
        <w:rPr>
          <w:b/>
        </w:rPr>
      </w:pPr>
    </w:p>
    <w:bookmarkEnd w:id="0"/>
    <w:p w14:paraId="56703466" w14:textId="77777777" w:rsidR="00923DFD" w:rsidRDefault="00923DFD">
      <w:pPr>
        <w:jc w:val="center"/>
        <w:rPr>
          <w:b/>
        </w:rPr>
        <w:sectPr w:rsidR="00923DFD">
          <w:footerReference w:type="default" r:id="rId9"/>
          <w:footerReference w:type="first" r:id="rId10"/>
          <w:pgSz w:w="11907" w:h="16840"/>
          <w:pgMar w:top="1134" w:right="1418" w:bottom="1134" w:left="1985" w:header="720" w:footer="386" w:gutter="0"/>
          <w:cols w:space="720"/>
          <w:docGrid w:linePitch="360"/>
        </w:sectPr>
      </w:pPr>
    </w:p>
    <w:p w14:paraId="29970A44" w14:textId="77777777" w:rsidR="00923DFD" w:rsidRDefault="00C0281C">
      <w:pPr>
        <w:jc w:val="center"/>
        <w:rPr>
          <w:b/>
        </w:rPr>
      </w:pPr>
      <w:r>
        <w:rPr>
          <w:b/>
        </w:rPr>
        <w:lastRenderedPageBreak/>
        <w:t>ĐỀ TÀI TỐT NGHIỆP</w:t>
      </w:r>
    </w:p>
    <w:p w14:paraId="2271AB0C" w14:textId="77777777" w:rsidR="00923DFD" w:rsidRDefault="00C0281C">
      <w:r>
        <w:t>Biểu mẫu của Đề tài/khóa luận tốt nghiệp theo qui định của viện, tuy nhiên cần đảm bảo giáo viên giao đề tài ký và ghi rõ họ và tên.</w:t>
      </w:r>
    </w:p>
    <w:p w14:paraId="7DBBA4C0" w14:textId="77777777" w:rsidR="00923DFD" w:rsidRDefault="00C0281C">
      <w:r>
        <w:t xml:space="preserve">Trường hợp có 2 giáo viên hướng dẫn thì sẽ cùng ký tên. </w:t>
      </w:r>
    </w:p>
    <w:p w14:paraId="22AC5F33" w14:textId="77777777" w:rsidR="00923DFD" w:rsidRDefault="00923DFD"/>
    <w:p w14:paraId="49CCEE56" w14:textId="77777777" w:rsidR="00923DFD" w:rsidRDefault="00923DFD"/>
    <w:p w14:paraId="55E025AB" w14:textId="77777777" w:rsidR="00923DFD" w:rsidRDefault="00C0281C">
      <w:r>
        <w:rPr>
          <w:noProof/>
        </w:rPr>
        <mc:AlternateContent>
          <mc:Choice Requires="wps">
            <w:drawing>
              <wp:anchor distT="0" distB="0" distL="114300" distR="114300" simplePos="0" relativeHeight="251644928" behindDoc="0" locked="0" layoutInCell="1" allowOverlap="1" wp14:anchorId="153C5B86" wp14:editId="348FFC12">
                <wp:simplePos x="0" y="0"/>
                <wp:positionH relativeFrom="column">
                  <wp:posOffset>2880995</wp:posOffset>
                </wp:positionH>
                <wp:positionV relativeFrom="paragraph">
                  <wp:posOffset>4499610</wp:posOffset>
                </wp:positionV>
                <wp:extent cx="2353310" cy="470535"/>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98EB6" w14:textId="77777777" w:rsidR="00762B33" w:rsidRDefault="00762B33">
                            <w:pPr>
                              <w:spacing w:before="0" w:line="240" w:lineRule="auto"/>
                              <w:jc w:val="center"/>
                            </w:pPr>
                            <w:r>
                              <w:t>Giáo viên hướng dẫn</w:t>
                            </w:r>
                          </w:p>
                          <w:p w14:paraId="3394DECB" w14:textId="77777777" w:rsidR="00762B33" w:rsidRDefault="00762B33">
                            <w:pPr>
                              <w:spacing w:before="0" w:line="240" w:lineRule="auto"/>
                              <w:jc w:val="center"/>
                            </w:pPr>
                            <w:r>
                              <w:rPr>
                                <w:sz w:val="20"/>
                              </w:rPr>
                              <w:t>Ký và ghi rõ họ tên</w:t>
                            </w:r>
                          </w:p>
                          <w:p w14:paraId="7133E331" w14:textId="77777777" w:rsidR="00762B33" w:rsidRDefault="00762B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3C5B86" id="Text Box 43" o:spid="_x0000_s1028" type="#_x0000_t202" style="position:absolute;left:0;text-align:left;margin-left:226.85pt;margin-top:354.3pt;width:185.3pt;height:37.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" filled="f" stroked="f" strokeweight=".5pt">
                <v:textbox>
                  <w:txbxContent>
                    <w:p w14:paraId="73698EB6" w14:textId="77777777" w:rsidR="00762B33" w:rsidRDefault="00762B33">
                      <w:pPr>
                        <w:spacing w:before="0" w:line="240" w:lineRule="auto"/>
                        <w:jc w:val="center"/>
                      </w:pPr>
                      <w:r>
                        <w:t>Giáo viên hướng dẫn</w:t>
                      </w:r>
                    </w:p>
                    <w:p w14:paraId="3394DECB" w14:textId="77777777" w:rsidR="00762B33" w:rsidRDefault="00762B33">
                      <w:pPr>
                        <w:spacing w:before="0" w:line="240" w:lineRule="auto"/>
                        <w:jc w:val="center"/>
                      </w:pPr>
                      <w:r>
                        <w:rPr>
                          <w:sz w:val="20"/>
                        </w:rPr>
                        <w:t>Ký và ghi rõ họ tên</w:t>
                      </w:r>
                    </w:p>
                    <w:p w14:paraId="7133E331" w14:textId="77777777" w:rsidR="00762B33" w:rsidRDefault="00762B33"/>
                  </w:txbxContent>
                </v:textbox>
              </v:shape>
            </w:pict>
          </mc:Fallback>
        </mc:AlternateContent>
      </w:r>
      <w:r>
        <w:br w:type="page"/>
      </w:r>
    </w:p>
    <w:p w14:paraId="6E9FB9A5" w14:textId="77777777" w:rsidR="00923DFD" w:rsidRDefault="00C0281C">
      <w:pPr>
        <w:spacing w:before="480"/>
        <w:jc w:val="center"/>
        <w:rPr>
          <w:b/>
        </w:rPr>
      </w:pPr>
      <w:r>
        <w:rPr>
          <w:b/>
        </w:rPr>
        <w:lastRenderedPageBreak/>
        <w:t>Lời cảm ơn</w:t>
      </w:r>
    </w:p>
    <w:p w14:paraId="00A1F00C" w14:textId="77777777" w:rsidR="00923DFD" w:rsidRDefault="00C0281C">
      <w:r>
        <w:t xml:space="preserve">Đây là mục tùy chọn, nên viết phần cảm ơn ngắn gọn, tránh dùng các từ sáo rỗng, giới hạn trong khoảng 100-150 từ. </w:t>
      </w:r>
    </w:p>
    <w:p w14:paraId="5F82AEA2" w14:textId="77777777" w:rsidR="00923DFD" w:rsidRDefault="00923DFD"/>
    <w:p w14:paraId="3372787C" w14:textId="77777777" w:rsidR="00923DFD" w:rsidRDefault="00923DFD"/>
    <w:p w14:paraId="4985071C" w14:textId="77777777" w:rsidR="00923DFD" w:rsidRDefault="00923DFD"/>
    <w:p w14:paraId="0F6EA3C1" w14:textId="77777777" w:rsidR="00923DFD" w:rsidRDefault="00C0281C">
      <w:pPr>
        <w:rPr>
          <w:b/>
        </w:rPr>
      </w:pPr>
      <w:r>
        <w:rPr>
          <w:b/>
        </w:rPr>
        <w:br w:type="page"/>
      </w:r>
    </w:p>
    <w:p w14:paraId="228CC9C7" w14:textId="77777777" w:rsidR="00923DFD" w:rsidRDefault="00C0281C">
      <w:pPr>
        <w:spacing w:before="960"/>
        <w:jc w:val="center"/>
        <w:rPr>
          <w:b/>
        </w:rPr>
      </w:pPr>
      <w:r>
        <w:rPr>
          <w:b/>
        </w:rPr>
        <w:lastRenderedPageBreak/>
        <w:t>Tóm tắt nội dung đồ án</w:t>
      </w:r>
    </w:p>
    <w:p w14:paraId="0E25A6A5" w14:textId="77777777" w:rsidR="00923DFD" w:rsidRDefault="00C0281C">
      <w:r>
        <w:t>Tóm tắt nội dung của đồ án tốt nghiệp trong khoảng tối đa 300 chữ. Phần tóm tắt cần nêu được các ý: vấn đề cần thực hiện; phương pháp thực hiện; công cụ sử dụng (phần mềm, phần cứng…); kết quả của đồ án có phù hợp với các vấn đề đã đặt ra hay không; tính thực tế của đồ án, định hướng phát triển mở rộng của đồ án (nếu có); các kiến thức và kỹ năng mà sinh viên đã đạt được.</w:t>
      </w:r>
    </w:p>
    <w:p w14:paraId="5576C921" w14:textId="77777777" w:rsidR="00923DFD" w:rsidRDefault="00C0281C">
      <w:pPr>
        <w:rPr>
          <w:color w:val="FF0000"/>
        </w:rPr>
      </w:pPr>
      <w:r>
        <w:rPr>
          <w:color w:val="FF0000"/>
        </w:rPr>
        <w:t>(Đối với luận văn thạc sĩ, phần tóm tắt được in trong một bản nộp riêng)</w:t>
      </w:r>
    </w:p>
    <w:p w14:paraId="490ED1E0" w14:textId="77777777" w:rsidR="00923DFD" w:rsidRDefault="00923DFD"/>
    <w:p w14:paraId="589664E0" w14:textId="77777777" w:rsidR="00923DFD" w:rsidRDefault="00C0281C">
      <w:r>
        <w:rPr>
          <w:noProof/>
        </w:rPr>
        <mc:AlternateContent>
          <mc:Choice Requires="wps">
            <w:drawing>
              <wp:anchor distT="0" distB="0" distL="114300" distR="114300" simplePos="0" relativeHeight="251642880" behindDoc="0" locked="0" layoutInCell="1" allowOverlap="1" wp14:anchorId="77CA4255" wp14:editId="12C5FBE9">
                <wp:simplePos x="0" y="0"/>
                <wp:positionH relativeFrom="column">
                  <wp:posOffset>2880995</wp:posOffset>
                </wp:positionH>
                <wp:positionV relativeFrom="paragraph">
                  <wp:posOffset>4499610</wp:posOffset>
                </wp:positionV>
                <wp:extent cx="2353310" cy="470535"/>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BDDEF0" w14:textId="77777777" w:rsidR="00762B33" w:rsidRDefault="00762B33">
                            <w:pPr>
                              <w:spacing w:before="0" w:line="240" w:lineRule="auto"/>
                              <w:jc w:val="center"/>
                            </w:pPr>
                            <w:r>
                              <w:t>Sinh viên thực hiện</w:t>
                            </w:r>
                          </w:p>
                          <w:p w14:paraId="1B1EA1F7" w14:textId="77777777" w:rsidR="00762B33" w:rsidRDefault="00762B33">
                            <w:pPr>
                              <w:spacing w:before="0" w:line="240" w:lineRule="auto"/>
                              <w:jc w:val="center"/>
                            </w:pPr>
                            <w:r>
                              <w:rPr>
                                <w:sz w:val="20"/>
                              </w:rPr>
                              <w:t>Ký và ghi rõ họ tên</w:t>
                            </w:r>
                          </w:p>
                          <w:p w14:paraId="01382F1E" w14:textId="77777777" w:rsidR="00762B33" w:rsidRDefault="00762B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CA4255" id="Text Box 35" o:spid="_x0000_s1029" type="#_x0000_t202" style="position:absolute;left:0;text-align:left;margin-left:226.85pt;margin-top:354.3pt;width:185.3pt;height:37.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" filled="f" stroked="f" strokeweight=".5pt">
                <v:textbox>
                  <w:txbxContent>
                    <w:p w14:paraId="7CBDDEF0" w14:textId="77777777" w:rsidR="00762B33" w:rsidRDefault="00762B33">
                      <w:pPr>
                        <w:spacing w:before="0" w:line="240" w:lineRule="auto"/>
                        <w:jc w:val="center"/>
                      </w:pPr>
                      <w:r>
                        <w:t>Sinh viên thực hiện</w:t>
                      </w:r>
                    </w:p>
                    <w:p w14:paraId="1B1EA1F7" w14:textId="77777777" w:rsidR="00762B33" w:rsidRDefault="00762B33">
                      <w:pPr>
                        <w:spacing w:before="0" w:line="240" w:lineRule="auto"/>
                        <w:jc w:val="center"/>
                      </w:pPr>
                      <w:r>
                        <w:rPr>
                          <w:sz w:val="20"/>
                        </w:rPr>
                        <w:t>Ký và ghi rõ họ tên</w:t>
                      </w:r>
                    </w:p>
                    <w:p w14:paraId="01382F1E" w14:textId="77777777" w:rsidR="00762B33" w:rsidRDefault="00762B33"/>
                  </w:txbxContent>
                </v:textbox>
              </v:shape>
            </w:pict>
          </mc:Fallback>
        </mc:AlternateContent>
      </w:r>
      <w:r>
        <w:br w:type="page"/>
      </w:r>
    </w:p>
    <w:p w14:paraId="63742FB8" w14:textId="77777777" w:rsidR="00923DFD" w:rsidRDefault="00923DFD"/>
    <w:p w14:paraId="7B578AEB" w14:textId="77777777" w:rsidR="00923DFD" w:rsidRDefault="00C0281C">
      <w:pPr>
        <w:jc w:val="center"/>
        <w:rPr>
          <w:b/>
        </w:rPr>
      </w:pPr>
      <w:r>
        <w:rPr>
          <w:b/>
        </w:rPr>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rPr>
      </w:sdtEndPr>
      <w:sdtContent>
        <w:p w14:paraId="6879664F" w14:textId="77777777" w:rsidR="00923DFD" w:rsidRDefault="00923DFD">
          <w:pPr>
            <w:pStyle w:val="TOCHeading1"/>
            <w:spacing w:before="0" w:after="0" w:line="240" w:lineRule="auto"/>
          </w:pPr>
        </w:p>
        <w:p w14:paraId="1E4EC235" w14:textId="617EAB84" w:rsidR="000A175D" w:rsidRDefault="00C0281C">
          <w:pPr>
            <w:pStyle w:val="TOC1"/>
            <w:tabs>
              <w:tab w:val="right" w:leader="dot" w:pos="8494"/>
            </w:tabs>
            <w:rPr>
              <w:ins w:id="1" w:author="Phan Trung Kien 20166322" w:date="2020-06-20T15:35:00Z"/>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ins w:id="2" w:author="Phan Trung Kien 20166322" w:date="2020-06-20T15:35:00Z">
            <w:r w:rsidR="000A175D" w:rsidRPr="00EF1C9E">
              <w:rPr>
                <w:rStyle w:val="Hyperlink"/>
                <w:noProof/>
              </w:rPr>
              <w:fldChar w:fldCharType="begin"/>
            </w:r>
            <w:r w:rsidR="000A175D" w:rsidRPr="00EF1C9E">
              <w:rPr>
                <w:rStyle w:val="Hyperlink"/>
                <w:noProof/>
              </w:rPr>
              <w:instrText xml:space="preserve"> </w:instrText>
            </w:r>
            <w:r w:rsidR="000A175D">
              <w:rPr>
                <w:noProof/>
              </w:rPr>
              <w:instrText>HYPERLINK \l "_Toc43559744"</w:instrText>
            </w:r>
            <w:r w:rsidR="000A175D" w:rsidRPr="00EF1C9E">
              <w:rPr>
                <w:rStyle w:val="Hyperlink"/>
                <w:noProof/>
              </w:rPr>
              <w:instrText xml:space="preserve"> </w:instrText>
            </w:r>
            <w:r w:rsidR="000A175D" w:rsidRPr="00EF1C9E">
              <w:rPr>
                <w:rStyle w:val="Hyperlink"/>
                <w:noProof/>
              </w:rPr>
              <w:fldChar w:fldCharType="separate"/>
            </w:r>
            <w:r w:rsidR="000A175D" w:rsidRPr="00EF1C9E">
              <w:rPr>
                <w:rStyle w:val="Hyperlink"/>
                <w:noProof/>
              </w:rPr>
              <w:t>CHƯƠNG 1. T</w:t>
            </w:r>
            <w:r w:rsidR="000A175D" w:rsidRPr="00EF1C9E">
              <w:rPr>
                <w:rStyle w:val="Hyperlink"/>
                <w:noProof/>
                <w:lang w:val="en"/>
              </w:rPr>
              <w:t>ỔNG QUAN VỀ TỔNG HỢP TIẾNG NÓI VÀ VẤN ĐỀ ĐẶT RA CHO ĐỒ ÁN</w:t>
            </w:r>
            <w:r w:rsidR="000A175D">
              <w:rPr>
                <w:noProof/>
                <w:webHidden/>
              </w:rPr>
              <w:tab/>
            </w:r>
            <w:r w:rsidR="000A175D">
              <w:rPr>
                <w:noProof/>
                <w:webHidden/>
              </w:rPr>
              <w:fldChar w:fldCharType="begin"/>
            </w:r>
            <w:r w:rsidR="000A175D">
              <w:rPr>
                <w:noProof/>
                <w:webHidden/>
              </w:rPr>
              <w:instrText xml:space="preserve"> PAGEREF _Toc43559744 \h </w:instrText>
            </w:r>
          </w:ins>
          <w:r w:rsidR="000A175D">
            <w:rPr>
              <w:noProof/>
              <w:webHidden/>
            </w:rPr>
          </w:r>
          <w:r w:rsidR="000A175D">
            <w:rPr>
              <w:noProof/>
              <w:webHidden/>
            </w:rPr>
            <w:fldChar w:fldCharType="separate"/>
          </w:r>
          <w:ins w:id="3" w:author="Phan Trung Kien 20166322" w:date="2020-06-20T15:35:00Z">
            <w:r w:rsidR="000A175D">
              <w:rPr>
                <w:noProof/>
                <w:webHidden/>
              </w:rPr>
              <w:t>8</w:t>
            </w:r>
            <w:r w:rsidR="000A175D">
              <w:rPr>
                <w:noProof/>
                <w:webHidden/>
              </w:rPr>
              <w:fldChar w:fldCharType="end"/>
            </w:r>
            <w:r w:rsidR="000A175D" w:rsidRPr="00EF1C9E">
              <w:rPr>
                <w:rStyle w:val="Hyperlink"/>
                <w:noProof/>
              </w:rPr>
              <w:fldChar w:fldCharType="end"/>
            </w:r>
          </w:ins>
        </w:p>
        <w:p w14:paraId="4E7D3249" w14:textId="4DF4A303" w:rsidR="000A175D" w:rsidRDefault="000A175D">
          <w:pPr>
            <w:pStyle w:val="TOC2"/>
            <w:tabs>
              <w:tab w:val="left" w:pos="780"/>
              <w:tab w:val="right" w:leader="dot" w:pos="8494"/>
            </w:tabs>
            <w:rPr>
              <w:ins w:id="4" w:author="Phan Trung Kien 20166322" w:date="2020-06-20T15:35:00Z"/>
              <w:rFonts w:asciiTheme="minorHAnsi" w:eastAsiaTheme="minorEastAsia" w:hAnsiTheme="minorHAnsi" w:cstheme="minorBidi"/>
              <w:noProof/>
              <w:color w:val="auto"/>
              <w:sz w:val="22"/>
              <w:szCs w:val="22"/>
            </w:rPr>
          </w:pPr>
          <w:ins w:id="5"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"_Toc43559745"</w:instrText>
            </w:r>
            <w:r w:rsidRPr="00EF1C9E">
              <w:rPr>
                <w:rStyle w:val="Hyperlink"/>
                <w:noProof/>
              </w:rPr>
              <w:instrText xml:space="preserve"> </w:instrText>
            </w:r>
            <w:r w:rsidRPr="00EF1C9E">
              <w:rPr>
                <w:rStyle w:val="Hyperlink"/>
                <w:noProof/>
              </w:rPr>
              <w:fldChar w:fldCharType="separate"/>
            </w:r>
            <w:r w:rsidRPr="00EF1C9E">
              <w:rPr>
                <w:rStyle w:val="Hyperlink"/>
                <w:noProof/>
              </w:rPr>
              <w:t>1.1</w:t>
            </w:r>
            <w:r>
              <w:rPr>
                <w:rFonts w:asciiTheme="minorHAnsi" w:eastAsiaTheme="minorEastAsia" w:hAnsiTheme="minorHAnsi" w:cstheme="minorBidi"/>
                <w:noProof/>
                <w:color w:val="auto"/>
                <w:sz w:val="22"/>
                <w:szCs w:val="22"/>
              </w:rPr>
              <w:tab/>
            </w:r>
            <w:r w:rsidRPr="00EF1C9E">
              <w:rPr>
                <w:rStyle w:val="Hyperlink"/>
                <w:noProof/>
              </w:rPr>
              <w:t>Giới thiệu về tổng hợp tiếng nói</w:t>
            </w:r>
            <w:r>
              <w:rPr>
                <w:noProof/>
                <w:webHidden/>
              </w:rPr>
              <w:tab/>
            </w:r>
            <w:r>
              <w:rPr>
                <w:noProof/>
                <w:webHidden/>
              </w:rPr>
              <w:fldChar w:fldCharType="begin"/>
            </w:r>
            <w:r>
              <w:rPr>
                <w:noProof/>
                <w:webHidden/>
              </w:rPr>
              <w:instrText xml:space="preserve"> PAGEREF _Toc43559745 \h </w:instrText>
            </w:r>
          </w:ins>
          <w:r>
            <w:rPr>
              <w:noProof/>
              <w:webHidden/>
            </w:rPr>
          </w:r>
          <w:r>
            <w:rPr>
              <w:noProof/>
              <w:webHidden/>
            </w:rPr>
            <w:fldChar w:fldCharType="separate"/>
          </w:r>
          <w:ins w:id="6" w:author="Phan Trung Kien 20166322" w:date="2020-06-20T15:35:00Z">
            <w:r>
              <w:rPr>
                <w:noProof/>
                <w:webHidden/>
              </w:rPr>
              <w:t>8</w:t>
            </w:r>
            <w:r>
              <w:rPr>
                <w:noProof/>
                <w:webHidden/>
              </w:rPr>
              <w:fldChar w:fldCharType="end"/>
            </w:r>
            <w:r w:rsidRPr="00EF1C9E">
              <w:rPr>
                <w:rStyle w:val="Hyperlink"/>
                <w:noProof/>
              </w:rPr>
              <w:fldChar w:fldCharType="end"/>
            </w:r>
          </w:ins>
        </w:p>
        <w:p w14:paraId="33FEFBDA" w14:textId="41A716C5" w:rsidR="000A175D" w:rsidRDefault="000A175D">
          <w:pPr>
            <w:pStyle w:val="TOC3"/>
            <w:tabs>
              <w:tab w:val="left" w:pos="1760"/>
              <w:tab w:val="right" w:leader="dot" w:pos="8494"/>
            </w:tabs>
            <w:rPr>
              <w:ins w:id="7" w:author="Phan Trung Kien 20166322" w:date="2020-06-20T15:35:00Z"/>
              <w:rFonts w:asciiTheme="minorHAnsi" w:eastAsiaTheme="minorEastAsia" w:hAnsiTheme="minorHAnsi" w:cstheme="minorBidi"/>
              <w:noProof/>
              <w:color w:val="auto"/>
              <w:sz w:val="22"/>
              <w:szCs w:val="22"/>
            </w:rPr>
          </w:pPr>
          <w:ins w:id="8"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"_Toc43559746"</w:instrText>
            </w:r>
            <w:r w:rsidRPr="00EF1C9E">
              <w:rPr>
                <w:rStyle w:val="Hyperlink"/>
                <w:noProof/>
              </w:rPr>
              <w:instrText xml:space="preserve"> </w:instrText>
            </w:r>
            <w:r w:rsidRPr="00EF1C9E">
              <w:rPr>
                <w:rStyle w:val="Hyperlink"/>
                <w:noProof/>
              </w:rPr>
              <w:fldChar w:fldCharType="separate"/>
            </w:r>
            <w:r w:rsidRPr="00EF1C9E">
              <w:rPr>
                <w:rStyle w:val="Hyperlink"/>
                <w:noProof/>
              </w:rPr>
              <w:t>1.1.1</w:t>
            </w:r>
            <w:r>
              <w:rPr>
                <w:rFonts w:asciiTheme="minorHAnsi" w:eastAsiaTheme="minorEastAsia" w:hAnsiTheme="minorHAnsi" w:cstheme="minorBidi"/>
                <w:noProof/>
                <w:color w:val="auto"/>
                <w:sz w:val="22"/>
                <w:szCs w:val="22"/>
              </w:rPr>
              <w:tab/>
            </w:r>
            <w:r w:rsidRPr="00EF1C9E">
              <w:rPr>
                <w:rStyle w:val="Hyperlink"/>
                <w:noProof/>
                <w:lang w:val="en"/>
              </w:rPr>
              <w:t xml:space="preserve">Định nghĩa và quá trình </w:t>
            </w:r>
            <w:r w:rsidRPr="00EF1C9E">
              <w:rPr>
                <w:rStyle w:val="Hyperlink"/>
                <w:noProof/>
              </w:rPr>
              <w:t>phát triển tổng hợp tiếng nói</w:t>
            </w:r>
            <w:r>
              <w:rPr>
                <w:noProof/>
                <w:webHidden/>
              </w:rPr>
              <w:tab/>
            </w:r>
            <w:r>
              <w:rPr>
                <w:noProof/>
                <w:webHidden/>
              </w:rPr>
              <w:fldChar w:fldCharType="begin"/>
            </w:r>
            <w:r>
              <w:rPr>
                <w:noProof/>
                <w:webHidden/>
              </w:rPr>
              <w:instrText xml:space="preserve"> PAGEREF _Toc43559746 \h </w:instrText>
            </w:r>
          </w:ins>
          <w:r>
            <w:rPr>
              <w:noProof/>
              <w:webHidden/>
            </w:rPr>
          </w:r>
          <w:r>
            <w:rPr>
              <w:noProof/>
              <w:webHidden/>
            </w:rPr>
            <w:fldChar w:fldCharType="separate"/>
          </w:r>
          <w:ins w:id="9" w:author="Phan Trung Kien 20166322" w:date="2020-06-20T15:35:00Z">
            <w:r>
              <w:rPr>
                <w:noProof/>
                <w:webHidden/>
              </w:rPr>
              <w:t>8</w:t>
            </w:r>
            <w:r>
              <w:rPr>
                <w:noProof/>
                <w:webHidden/>
              </w:rPr>
              <w:fldChar w:fldCharType="end"/>
            </w:r>
            <w:r w:rsidRPr="00EF1C9E">
              <w:rPr>
                <w:rStyle w:val="Hyperlink"/>
                <w:noProof/>
              </w:rPr>
              <w:fldChar w:fldCharType="end"/>
            </w:r>
          </w:ins>
        </w:p>
        <w:p w14:paraId="5810B229" w14:textId="522DD309" w:rsidR="000A175D" w:rsidRDefault="000A175D">
          <w:pPr>
            <w:pStyle w:val="TOC3"/>
            <w:tabs>
              <w:tab w:val="left" w:pos="1760"/>
              <w:tab w:val="right" w:leader="dot" w:pos="8494"/>
            </w:tabs>
            <w:rPr>
              <w:ins w:id="10" w:author="Phan Trung Kien 20166322" w:date="2020-06-20T15:35:00Z"/>
              <w:rFonts w:asciiTheme="minorHAnsi" w:eastAsiaTheme="minorEastAsia" w:hAnsiTheme="minorHAnsi" w:cstheme="minorBidi"/>
              <w:noProof/>
              <w:color w:val="auto"/>
              <w:sz w:val="22"/>
              <w:szCs w:val="22"/>
            </w:rPr>
          </w:pPr>
          <w:ins w:id="11"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"_Toc43559747"</w:instrText>
            </w:r>
            <w:r w:rsidRPr="00EF1C9E">
              <w:rPr>
                <w:rStyle w:val="Hyperlink"/>
                <w:noProof/>
              </w:rPr>
              <w:instrText xml:space="preserve"> </w:instrText>
            </w:r>
            <w:r w:rsidRPr="00EF1C9E">
              <w:rPr>
                <w:rStyle w:val="Hyperlink"/>
                <w:noProof/>
              </w:rPr>
              <w:fldChar w:fldCharType="separate"/>
            </w:r>
            <w:r w:rsidRPr="00EF1C9E">
              <w:rPr>
                <w:rStyle w:val="Hyperlink"/>
                <w:noProof/>
              </w:rPr>
              <w:t>1.1.2</w:t>
            </w:r>
            <w:r>
              <w:rPr>
                <w:rFonts w:asciiTheme="minorHAnsi" w:eastAsiaTheme="minorEastAsia" w:hAnsiTheme="minorHAnsi" w:cstheme="minorBidi"/>
                <w:noProof/>
                <w:color w:val="auto"/>
                <w:sz w:val="22"/>
                <w:szCs w:val="22"/>
              </w:rPr>
              <w:tab/>
            </w:r>
            <w:r w:rsidRPr="00EF1C9E">
              <w:rPr>
                <w:rStyle w:val="Hyperlink"/>
                <w:noProof/>
              </w:rPr>
              <w:t>Ứng dụng của tổng hợp tiếng nói</w:t>
            </w:r>
            <w:r>
              <w:rPr>
                <w:noProof/>
                <w:webHidden/>
              </w:rPr>
              <w:tab/>
            </w:r>
            <w:r>
              <w:rPr>
                <w:noProof/>
                <w:webHidden/>
              </w:rPr>
              <w:fldChar w:fldCharType="begin"/>
            </w:r>
            <w:r>
              <w:rPr>
                <w:noProof/>
                <w:webHidden/>
              </w:rPr>
              <w:instrText xml:space="preserve"> PAGEREF _Toc43559747 \h </w:instrText>
            </w:r>
          </w:ins>
          <w:r>
            <w:rPr>
              <w:noProof/>
              <w:webHidden/>
            </w:rPr>
          </w:r>
          <w:r>
            <w:rPr>
              <w:noProof/>
              <w:webHidden/>
            </w:rPr>
            <w:fldChar w:fldCharType="separate"/>
          </w:r>
          <w:ins w:id="12" w:author="Phan Trung Kien 20166322" w:date="2020-06-20T15:35:00Z">
            <w:r>
              <w:rPr>
                <w:noProof/>
                <w:webHidden/>
              </w:rPr>
              <w:t>8</w:t>
            </w:r>
            <w:r>
              <w:rPr>
                <w:noProof/>
                <w:webHidden/>
              </w:rPr>
              <w:fldChar w:fldCharType="end"/>
            </w:r>
            <w:r w:rsidRPr="00EF1C9E">
              <w:rPr>
                <w:rStyle w:val="Hyperlink"/>
                <w:noProof/>
              </w:rPr>
              <w:fldChar w:fldCharType="end"/>
            </w:r>
          </w:ins>
        </w:p>
        <w:p w14:paraId="138FB22D" w14:textId="6132A310" w:rsidR="000A175D" w:rsidRDefault="000A175D">
          <w:pPr>
            <w:pStyle w:val="TOC3"/>
            <w:tabs>
              <w:tab w:val="left" w:pos="1760"/>
              <w:tab w:val="right" w:leader="dot" w:pos="8494"/>
            </w:tabs>
            <w:rPr>
              <w:ins w:id="13" w:author="Phan Trung Kien 20166322" w:date="2020-06-20T15:35:00Z"/>
              <w:rFonts w:asciiTheme="minorHAnsi" w:eastAsiaTheme="minorEastAsia" w:hAnsiTheme="minorHAnsi" w:cstheme="minorBidi"/>
              <w:noProof/>
              <w:color w:val="auto"/>
              <w:sz w:val="22"/>
              <w:szCs w:val="22"/>
            </w:rPr>
          </w:pPr>
          <w:ins w:id="14"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"_Toc43559748"</w:instrText>
            </w:r>
            <w:r w:rsidRPr="00EF1C9E">
              <w:rPr>
                <w:rStyle w:val="Hyperlink"/>
                <w:noProof/>
              </w:rPr>
              <w:instrText xml:space="preserve"> </w:instrText>
            </w:r>
            <w:r w:rsidRPr="00EF1C9E">
              <w:rPr>
                <w:rStyle w:val="Hyperlink"/>
                <w:noProof/>
              </w:rPr>
              <w:fldChar w:fldCharType="separate"/>
            </w:r>
            <w:r w:rsidRPr="00EF1C9E">
              <w:rPr>
                <w:rStyle w:val="Hyperlink"/>
                <w:noProof/>
              </w:rPr>
              <w:t>1.1.3</w:t>
            </w:r>
            <w:r>
              <w:rPr>
                <w:rFonts w:asciiTheme="minorHAnsi" w:eastAsiaTheme="minorEastAsia" w:hAnsiTheme="minorHAnsi" w:cstheme="minorBidi"/>
                <w:noProof/>
                <w:color w:val="auto"/>
                <w:sz w:val="22"/>
                <w:szCs w:val="22"/>
              </w:rPr>
              <w:tab/>
            </w:r>
            <w:r w:rsidRPr="00EF1C9E">
              <w:rPr>
                <w:rStyle w:val="Hyperlink"/>
                <w:noProof/>
              </w:rPr>
              <w:t>Thành phần của tổng hợp tiếng nói</w:t>
            </w:r>
            <w:r>
              <w:rPr>
                <w:noProof/>
                <w:webHidden/>
              </w:rPr>
              <w:tab/>
            </w:r>
            <w:r>
              <w:rPr>
                <w:noProof/>
                <w:webHidden/>
              </w:rPr>
              <w:fldChar w:fldCharType="begin"/>
            </w:r>
            <w:r>
              <w:rPr>
                <w:noProof/>
                <w:webHidden/>
              </w:rPr>
              <w:instrText xml:space="preserve"> PAGEREF _Toc43559748 \h </w:instrText>
            </w:r>
          </w:ins>
          <w:r>
            <w:rPr>
              <w:noProof/>
              <w:webHidden/>
            </w:rPr>
          </w:r>
          <w:r>
            <w:rPr>
              <w:noProof/>
              <w:webHidden/>
            </w:rPr>
            <w:fldChar w:fldCharType="separate"/>
          </w:r>
          <w:ins w:id="15" w:author="Phan Trung Kien 20166322" w:date="2020-06-20T15:35:00Z">
            <w:r>
              <w:rPr>
                <w:noProof/>
                <w:webHidden/>
              </w:rPr>
              <w:t>9</w:t>
            </w:r>
            <w:r>
              <w:rPr>
                <w:noProof/>
                <w:webHidden/>
              </w:rPr>
              <w:fldChar w:fldCharType="end"/>
            </w:r>
            <w:r w:rsidRPr="00EF1C9E">
              <w:rPr>
                <w:rStyle w:val="Hyperlink"/>
                <w:noProof/>
              </w:rPr>
              <w:fldChar w:fldCharType="end"/>
            </w:r>
          </w:ins>
        </w:p>
        <w:p w14:paraId="0AB335AD" w14:textId="59C63A56" w:rsidR="000A175D" w:rsidRDefault="000A175D">
          <w:pPr>
            <w:pStyle w:val="TOC2"/>
            <w:tabs>
              <w:tab w:val="left" w:pos="780"/>
              <w:tab w:val="right" w:leader="dot" w:pos="8494"/>
            </w:tabs>
            <w:rPr>
              <w:ins w:id="16" w:author="Phan Trung Kien 20166322" w:date="2020-06-20T15:35:00Z"/>
              <w:rFonts w:asciiTheme="minorHAnsi" w:eastAsiaTheme="minorEastAsia" w:hAnsiTheme="minorHAnsi" w:cstheme="minorBidi"/>
              <w:noProof/>
              <w:color w:val="auto"/>
              <w:sz w:val="22"/>
              <w:szCs w:val="22"/>
            </w:rPr>
          </w:pPr>
          <w:ins w:id="17"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"_Toc43559749"</w:instrText>
            </w:r>
            <w:r w:rsidRPr="00EF1C9E">
              <w:rPr>
                <w:rStyle w:val="Hyperlink"/>
                <w:noProof/>
              </w:rPr>
              <w:instrText xml:space="preserve"> </w:instrText>
            </w:r>
            <w:r w:rsidRPr="00EF1C9E">
              <w:rPr>
                <w:rStyle w:val="Hyperlink"/>
                <w:noProof/>
              </w:rPr>
              <w:fldChar w:fldCharType="separate"/>
            </w:r>
            <w:r w:rsidRPr="00EF1C9E">
              <w:rPr>
                <w:rStyle w:val="Hyperlink"/>
                <w:noProof/>
              </w:rPr>
              <w:t>1.2</w:t>
            </w:r>
            <w:r>
              <w:rPr>
                <w:rFonts w:asciiTheme="minorHAnsi" w:eastAsiaTheme="minorEastAsia" w:hAnsiTheme="minorHAnsi" w:cstheme="minorBidi"/>
                <w:noProof/>
                <w:color w:val="auto"/>
                <w:sz w:val="22"/>
                <w:szCs w:val="22"/>
              </w:rPr>
              <w:tab/>
            </w:r>
            <w:r w:rsidRPr="00EF1C9E">
              <w:rPr>
                <w:rStyle w:val="Hyperlink"/>
                <w:noProof/>
              </w:rPr>
              <w:t>Các phương pháp tổng hợp tiếng nói</w:t>
            </w:r>
            <w:r>
              <w:rPr>
                <w:noProof/>
                <w:webHidden/>
              </w:rPr>
              <w:tab/>
            </w:r>
            <w:r>
              <w:rPr>
                <w:noProof/>
                <w:webHidden/>
              </w:rPr>
              <w:fldChar w:fldCharType="begin"/>
            </w:r>
            <w:r>
              <w:rPr>
                <w:noProof/>
                <w:webHidden/>
              </w:rPr>
              <w:instrText xml:space="preserve"> PAGEREF _Toc43559749 \h </w:instrText>
            </w:r>
          </w:ins>
          <w:r>
            <w:rPr>
              <w:noProof/>
              <w:webHidden/>
            </w:rPr>
          </w:r>
          <w:r>
            <w:rPr>
              <w:noProof/>
              <w:webHidden/>
            </w:rPr>
            <w:fldChar w:fldCharType="separate"/>
          </w:r>
          <w:ins w:id="18" w:author="Phan Trung Kien 20166322" w:date="2020-06-20T15:35:00Z">
            <w:r>
              <w:rPr>
                <w:noProof/>
                <w:webHidden/>
              </w:rPr>
              <w:t>10</w:t>
            </w:r>
            <w:r>
              <w:rPr>
                <w:noProof/>
                <w:webHidden/>
              </w:rPr>
              <w:fldChar w:fldCharType="end"/>
            </w:r>
            <w:r w:rsidRPr="00EF1C9E">
              <w:rPr>
                <w:rStyle w:val="Hyperlink"/>
                <w:noProof/>
              </w:rPr>
              <w:fldChar w:fldCharType="end"/>
            </w:r>
          </w:ins>
        </w:p>
        <w:p w14:paraId="181EF2B6" w14:textId="2991B1AF" w:rsidR="000A175D" w:rsidRDefault="000A175D">
          <w:pPr>
            <w:pStyle w:val="TOC3"/>
            <w:tabs>
              <w:tab w:val="left" w:pos="1760"/>
              <w:tab w:val="right" w:leader="dot" w:pos="8494"/>
            </w:tabs>
            <w:rPr>
              <w:ins w:id="19" w:author="Phan Trung Kien 20166322" w:date="2020-06-20T15:35:00Z"/>
              <w:rFonts w:asciiTheme="minorHAnsi" w:eastAsiaTheme="minorEastAsia" w:hAnsiTheme="minorHAnsi" w:cstheme="minorBidi"/>
              <w:noProof/>
              <w:color w:val="auto"/>
              <w:sz w:val="22"/>
              <w:szCs w:val="22"/>
            </w:rPr>
          </w:pPr>
          <w:ins w:id="20"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"_Toc43559750"</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1.2.1</w:t>
            </w:r>
            <w:r>
              <w:rPr>
                <w:rFonts w:asciiTheme="minorHAnsi" w:eastAsiaTheme="minorEastAsia" w:hAnsiTheme="minorHAnsi" w:cstheme="minorBidi"/>
                <w:noProof/>
                <w:color w:val="auto"/>
                <w:sz w:val="22"/>
                <w:szCs w:val="22"/>
              </w:rPr>
              <w:tab/>
            </w:r>
            <w:r w:rsidRPr="00EF1C9E">
              <w:rPr>
                <w:rStyle w:val="Hyperlink"/>
                <w:noProof/>
              </w:rPr>
              <w:t>Tổng hợp mô phỏng hệ thống phát âm</w:t>
            </w:r>
            <w:r>
              <w:rPr>
                <w:noProof/>
                <w:webHidden/>
              </w:rPr>
              <w:tab/>
            </w:r>
            <w:r>
              <w:rPr>
                <w:noProof/>
                <w:webHidden/>
              </w:rPr>
              <w:fldChar w:fldCharType="begin"/>
            </w:r>
            <w:r>
              <w:rPr>
                <w:noProof/>
                <w:webHidden/>
              </w:rPr>
              <w:instrText xml:space="preserve"> PAGEREF _Toc43559750 \h </w:instrText>
            </w:r>
          </w:ins>
          <w:r>
            <w:rPr>
              <w:noProof/>
              <w:webHidden/>
            </w:rPr>
          </w:r>
          <w:r>
            <w:rPr>
              <w:noProof/>
              <w:webHidden/>
            </w:rPr>
            <w:fldChar w:fldCharType="separate"/>
          </w:r>
          <w:ins w:id="21" w:author="Phan Trung Kien 20166322" w:date="2020-06-20T15:35:00Z">
            <w:r>
              <w:rPr>
                <w:noProof/>
                <w:webHidden/>
              </w:rPr>
              <w:t>10</w:t>
            </w:r>
            <w:r>
              <w:rPr>
                <w:noProof/>
                <w:webHidden/>
              </w:rPr>
              <w:fldChar w:fldCharType="end"/>
            </w:r>
            <w:r w:rsidRPr="00EF1C9E">
              <w:rPr>
                <w:rStyle w:val="Hyperlink"/>
                <w:noProof/>
              </w:rPr>
              <w:fldChar w:fldCharType="end"/>
            </w:r>
          </w:ins>
        </w:p>
        <w:p w14:paraId="7651E0D1" w14:textId="3161003E" w:rsidR="000A175D" w:rsidRDefault="000A175D">
          <w:pPr>
            <w:pStyle w:val="TOC3"/>
            <w:tabs>
              <w:tab w:val="left" w:pos="1760"/>
              <w:tab w:val="right" w:leader="dot" w:pos="8494"/>
            </w:tabs>
            <w:rPr>
              <w:ins w:id="22" w:author="Phan Trung Kien 20166322" w:date="2020-06-20T15:35:00Z"/>
              <w:rFonts w:asciiTheme="minorHAnsi" w:eastAsiaTheme="minorEastAsia" w:hAnsiTheme="minorHAnsi" w:cstheme="minorBidi"/>
              <w:noProof/>
              <w:color w:val="auto"/>
              <w:sz w:val="22"/>
              <w:szCs w:val="22"/>
            </w:rPr>
          </w:pPr>
          <w:ins w:id="23"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"_Toc43559751"</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1.2.2</w:t>
            </w:r>
            <w:r>
              <w:rPr>
                <w:rFonts w:asciiTheme="minorHAnsi" w:eastAsiaTheme="minorEastAsia" w:hAnsiTheme="minorHAnsi" w:cstheme="minorBidi"/>
                <w:noProof/>
                <w:color w:val="auto"/>
                <w:sz w:val="22"/>
                <w:szCs w:val="22"/>
              </w:rPr>
              <w:tab/>
            </w:r>
            <w:r w:rsidRPr="00EF1C9E">
              <w:rPr>
                <w:rStyle w:val="Hyperlink"/>
                <w:noProof/>
              </w:rPr>
              <w:t>Tổng hợp tần số formant</w:t>
            </w:r>
            <w:r>
              <w:rPr>
                <w:noProof/>
                <w:webHidden/>
              </w:rPr>
              <w:tab/>
            </w:r>
            <w:r>
              <w:rPr>
                <w:noProof/>
                <w:webHidden/>
              </w:rPr>
              <w:fldChar w:fldCharType="begin"/>
            </w:r>
            <w:r>
              <w:rPr>
                <w:noProof/>
                <w:webHidden/>
              </w:rPr>
              <w:instrText xml:space="preserve"> PAGEREF _Toc43559751 \h </w:instrText>
            </w:r>
          </w:ins>
          <w:r>
            <w:rPr>
              <w:noProof/>
              <w:webHidden/>
            </w:rPr>
          </w:r>
          <w:r>
            <w:rPr>
              <w:noProof/>
              <w:webHidden/>
            </w:rPr>
            <w:fldChar w:fldCharType="separate"/>
          </w:r>
          <w:ins w:id="24" w:author="Phan Trung Kien 20166322" w:date="2020-06-20T15:35:00Z">
            <w:r>
              <w:rPr>
                <w:noProof/>
                <w:webHidden/>
              </w:rPr>
              <w:t>10</w:t>
            </w:r>
            <w:r>
              <w:rPr>
                <w:noProof/>
                <w:webHidden/>
              </w:rPr>
              <w:fldChar w:fldCharType="end"/>
            </w:r>
            <w:r w:rsidRPr="00EF1C9E">
              <w:rPr>
                <w:rStyle w:val="Hyperlink"/>
                <w:noProof/>
              </w:rPr>
              <w:fldChar w:fldCharType="end"/>
            </w:r>
          </w:ins>
        </w:p>
        <w:p w14:paraId="3E2AB4AD" w14:textId="319AEBA7" w:rsidR="000A175D" w:rsidRDefault="000A175D">
          <w:pPr>
            <w:pStyle w:val="TOC3"/>
            <w:tabs>
              <w:tab w:val="left" w:pos="1760"/>
              <w:tab w:val="right" w:leader="dot" w:pos="8494"/>
            </w:tabs>
            <w:rPr>
              <w:ins w:id="25" w:author="Phan Trung Kien 20166322" w:date="2020-06-20T15:35:00Z"/>
              <w:rFonts w:asciiTheme="minorHAnsi" w:eastAsiaTheme="minorEastAsia" w:hAnsiTheme="minorHAnsi" w:cstheme="minorBidi"/>
              <w:noProof/>
              <w:color w:val="auto"/>
              <w:sz w:val="22"/>
              <w:szCs w:val="22"/>
            </w:rPr>
          </w:pPr>
          <w:ins w:id="26"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"_Toc43559752"</w:instrText>
            </w:r>
            <w:r w:rsidRPr="00EF1C9E">
              <w:rPr>
                <w:rStyle w:val="Hyperlink"/>
                <w:noProof/>
              </w:rPr>
              <w:instrText xml:space="preserve"> </w:instrText>
            </w:r>
            <w:r w:rsidRPr="00EF1C9E">
              <w:rPr>
                <w:rStyle w:val="Hyperlink"/>
                <w:noProof/>
              </w:rPr>
              <w:fldChar w:fldCharType="separate"/>
            </w:r>
            <w:r w:rsidRPr="00EF1C9E">
              <w:rPr>
                <w:rStyle w:val="Hyperlink"/>
                <w:noProof/>
              </w:rPr>
              <w:t>1.2.3</w:t>
            </w:r>
            <w:r>
              <w:rPr>
                <w:rFonts w:asciiTheme="minorHAnsi" w:eastAsiaTheme="minorEastAsia" w:hAnsiTheme="minorHAnsi" w:cstheme="minorBidi"/>
                <w:noProof/>
                <w:color w:val="auto"/>
                <w:sz w:val="22"/>
                <w:szCs w:val="22"/>
              </w:rPr>
              <w:tab/>
            </w:r>
            <w:r w:rsidRPr="00EF1C9E">
              <w:rPr>
                <w:rStyle w:val="Hyperlink"/>
                <w:noProof/>
              </w:rPr>
              <w:t>Tổng hợp ghép nối</w:t>
            </w:r>
            <w:r>
              <w:rPr>
                <w:noProof/>
                <w:webHidden/>
              </w:rPr>
              <w:tab/>
            </w:r>
            <w:r>
              <w:rPr>
                <w:noProof/>
                <w:webHidden/>
              </w:rPr>
              <w:fldChar w:fldCharType="begin"/>
            </w:r>
            <w:r>
              <w:rPr>
                <w:noProof/>
                <w:webHidden/>
              </w:rPr>
              <w:instrText xml:space="preserve"> PAGEREF _Toc43559752 \h </w:instrText>
            </w:r>
          </w:ins>
          <w:r>
            <w:rPr>
              <w:noProof/>
              <w:webHidden/>
            </w:rPr>
          </w:r>
          <w:r>
            <w:rPr>
              <w:noProof/>
              <w:webHidden/>
            </w:rPr>
            <w:fldChar w:fldCharType="separate"/>
          </w:r>
          <w:ins w:id="27" w:author="Phan Trung Kien 20166322" w:date="2020-06-20T15:35:00Z">
            <w:r>
              <w:rPr>
                <w:noProof/>
                <w:webHidden/>
              </w:rPr>
              <w:t>11</w:t>
            </w:r>
            <w:r>
              <w:rPr>
                <w:noProof/>
                <w:webHidden/>
              </w:rPr>
              <w:fldChar w:fldCharType="end"/>
            </w:r>
            <w:r w:rsidRPr="00EF1C9E">
              <w:rPr>
                <w:rStyle w:val="Hyperlink"/>
                <w:noProof/>
              </w:rPr>
              <w:fldChar w:fldCharType="end"/>
            </w:r>
          </w:ins>
        </w:p>
        <w:p w14:paraId="07622957" w14:textId="23B59CFC" w:rsidR="000A175D" w:rsidRDefault="000A175D">
          <w:pPr>
            <w:pStyle w:val="TOC3"/>
            <w:tabs>
              <w:tab w:val="left" w:pos="1760"/>
              <w:tab w:val="right" w:leader="dot" w:pos="8494"/>
            </w:tabs>
            <w:rPr>
              <w:ins w:id="28" w:author="Phan Trung Kien 20166322" w:date="2020-06-20T15:35:00Z"/>
              <w:rFonts w:asciiTheme="minorHAnsi" w:eastAsiaTheme="minorEastAsia" w:hAnsiTheme="minorHAnsi" w:cstheme="minorBidi"/>
              <w:noProof/>
              <w:color w:val="auto"/>
              <w:sz w:val="22"/>
              <w:szCs w:val="22"/>
            </w:rPr>
          </w:pPr>
          <w:ins w:id="29"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"_Toc43559753"</w:instrText>
            </w:r>
            <w:r w:rsidRPr="00EF1C9E">
              <w:rPr>
                <w:rStyle w:val="Hyperlink"/>
                <w:noProof/>
              </w:rPr>
              <w:instrText xml:space="preserve"> </w:instrText>
            </w:r>
            <w:r w:rsidRPr="00EF1C9E">
              <w:rPr>
                <w:rStyle w:val="Hyperlink"/>
                <w:noProof/>
              </w:rPr>
              <w:fldChar w:fldCharType="separate"/>
            </w:r>
            <w:r w:rsidRPr="00EF1C9E">
              <w:rPr>
                <w:rStyle w:val="Hyperlink"/>
                <w:noProof/>
              </w:rPr>
              <w:t>1.2.4</w:t>
            </w:r>
            <w:r>
              <w:rPr>
                <w:rFonts w:asciiTheme="minorHAnsi" w:eastAsiaTheme="minorEastAsia" w:hAnsiTheme="minorHAnsi" w:cstheme="minorBidi"/>
                <w:noProof/>
                <w:color w:val="auto"/>
                <w:sz w:val="22"/>
                <w:szCs w:val="22"/>
              </w:rPr>
              <w:tab/>
            </w:r>
            <w:r w:rsidRPr="00EF1C9E">
              <w:rPr>
                <w:rStyle w:val="Hyperlink"/>
                <w:noProof/>
              </w:rPr>
              <w:t>Tổng hợp dùng tham số thống kê</w:t>
            </w:r>
            <w:r>
              <w:rPr>
                <w:noProof/>
                <w:webHidden/>
              </w:rPr>
              <w:tab/>
            </w:r>
            <w:r>
              <w:rPr>
                <w:noProof/>
                <w:webHidden/>
              </w:rPr>
              <w:fldChar w:fldCharType="begin"/>
            </w:r>
            <w:r>
              <w:rPr>
                <w:noProof/>
                <w:webHidden/>
              </w:rPr>
              <w:instrText xml:space="preserve"> PAGEREF _Toc43559753 \h </w:instrText>
            </w:r>
          </w:ins>
          <w:r>
            <w:rPr>
              <w:noProof/>
              <w:webHidden/>
            </w:rPr>
          </w:r>
          <w:r>
            <w:rPr>
              <w:noProof/>
              <w:webHidden/>
            </w:rPr>
            <w:fldChar w:fldCharType="separate"/>
          </w:r>
          <w:ins w:id="30" w:author="Phan Trung Kien 20166322" w:date="2020-06-20T15:35:00Z">
            <w:r>
              <w:rPr>
                <w:noProof/>
                <w:webHidden/>
              </w:rPr>
              <w:t>12</w:t>
            </w:r>
            <w:r>
              <w:rPr>
                <w:noProof/>
                <w:webHidden/>
              </w:rPr>
              <w:fldChar w:fldCharType="end"/>
            </w:r>
            <w:r w:rsidRPr="00EF1C9E">
              <w:rPr>
                <w:rStyle w:val="Hyperlink"/>
                <w:noProof/>
              </w:rPr>
              <w:fldChar w:fldCharType="end"/>
            </w:r>
          </w:ins>
        </w:p>
        <w:p w14:paraId="5BD8B5F0" w14:textId="3D36AED8" w:rsidR="000A175D" w:rsidRDefault="000A175D">
          <w:pPr>
            <w:pStyle w:val="TOC3"/>
            <w:tabs>
              <w:tab w:val="left" w:pos="1760"/>
              <w:tab w:val="right" w:leader="dot" w:pos="8494"/>
            </w:tabs>
            <w:rPr>
              <w:ins w:id="31" w:author="Phan Trung Kien 20166322" w:date="2020-06-20T15:35:00Z"/>
              <w:rFonts w:asciiTheme="minorHAnsi" w:eastAsiaTheme="minorEastAsia" w:hAnsiTheme="minorHAnsi" w:cstheme="minorBidi"/>
              <w:noProof/>
              <w:color w:val="auto"/>
              <w:sz w:val="22"/>
              <w:szCs w:val="22"/>
            </w:rPr>
          </w:pPr>
          <w:ins w:id="32"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"_Toc43559754"</w:instrText>
            </w:r>
            <w:r w:rsidRPr="00EF1C9E">
              <w:rPr>
                <w:rStyle w:val="Hyperlink"/>
                <w:noProof/>
              </w:rPr>
              <w:instrText xml:space="preserve"> </w:instrText>
            </w:r>
            <w:r w:rsidRPr="00EF1C9E">
              <w:rPr>
                <w:rStyle w:val="Hyperlink"/>
                <w:noProof/>
              </w:rPr>
              <w:fldChar w:fldCharType="separate"/>
            </w:r>
            <w:r w:rsidRPr="00EF1C9E">
              <w:rPr>
                <w:rStyle w:val="Hyperlink"/>
                <w:noProof/>
              </w:rPr>
              <w:t>1.2.5</w:t>
            </w:r>
            <w:r>
              <w:rPr>
                <w:rFonts w:asciiTheme="minorHAnsi" w:eastAsiaTheme="minorEastAsia" w:hAnsiTheme="minorHAnsi" w:cstheme="minorBidi"/>
                <w:noProof/>
                <w:color w:val="auto"/>
                <w:sz w:val="22"/>
                <w:szCs w:val="22"/>
              </w:rPr>
              <w:tab/>
            </w:r>
            <w:r w:rsidRPr="00EF1C9E">
              <w:rPr>
                <w:rStyle w:val="Hyperlink"/>
                <w:noProof/>
              </w:rPr>
              <w:t>Tổng hợp bằng phương pháp lai ghép</w:t>
            </w:r>
            <w:r>
              <w:rPr>
                <w:noProof/>
                <w:webHidden/>
              </w:rPr>
              <w:tab/>
            </w:r>
            <w:r>
              <w:rPr>
                <w:noProof/>
                <w:webHidden/>
              </w:rPr>
              <w:fldChar w:fldCharType="begin"/>
            </w:r>
            <w:r>
              <w:rPr>
                <w:noProof/>
                <w:webHidden/>
              </w:rPr>
              <w:instrText xml:space="preserve"> PAGEREF _Toc43559754 \h </w:instrText>
            </w:r>
          </w:ins>
          <w:r>
            <w:rPr>
              <w:noProof/>
              <w:webHidden/>
            </w:rPr>
          </w:r>
          <w:r>
            <w:rPr>
              <w:noProof/>
              <w:webHidden/>
            </w:rPr>
            <w:fldChar w:fldCharType="separate"/>
          </w:r>
          <w:ins w:id="33" w:author="Phan Trung Kien 20166322" w:date="2020-06-20T15:35:00Z">
            <w:r>
              <w:rPr>
                <w:noProof/>
                <w:webHidden/>
              </w:rPr>
              <w:t>14</w:t>
            </w:r>
            <w:r>
              <w:rPr>
                <w:noProof/>
                <w:webHidden/>
              </w:rPr>
              <w:fldChar w:fldCharType="end"/>
            </w:r>
            <w:r w:rsidRPr="00EF1C9E">
              <w:rPr>
                <w:rStyle w:val="Hyperlink"/>
                <w:noProof/>
              </w:rPr>
              <w:fldChar w:fldCharType="end"/>
            </w:r>
          </w:ins>
        </w:p>
        <w:p w14:paraId="23C88F08" w14:textId="35B083DB" w:rsidR="000A175D" w:rsidRDefault="000A175D">
          <w:pPr>
            <w:pStyle w:val="TOC3"/>
            <w:tabs>
              <w:tab w:val="left" w:pos="1760"/>
              <w:tab w:val="right" w:leader="dot" w:pos="8494"/>
            </w:tabs>
            <w:rPr>
              <w:ins w:id="34" w:author="Phan Trung Kien 20166322" w:date="2020-06-20T15:35:00Z"/>
              <w:rFonts w:asciiTheme="minorHAnsi" w:eastAsiaTheme="minorEastAsia" w:hAnsiTheme="minorHAnsi" w:cstheme="minorBidi"/>
              <w:noProof/>
              <w:color w:val="auto"/>
              <w:sz w:val="22"/>
              <w:szCs w:val="22"/>
            </w:rPr>
          </w:pPr>
          <w:ins w:id="35"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"_Toc43559755"</w:instrText>
            </w:r>
            <w:r w:rsidRPr="00EF1C9E">
              <w:rPr>
                <w:rStyle w:val="Hyperlink"/>
                <w:noProof/>
              </w:rPr>
              <w:instrText xml:space="preserve"> </w:instrText>
            </w:r>
            <w:r w:rsidRPr="00EF1C9E">
              <w:rPr>
                <w:rStyle w:val="Hyperlink"/>
                <w:noProof/>
              </w:rPr>
              <w:fldChar w:fldCharType="separate"/>
            </w:r>
            <w:r w:rsidRPr="00EF1C9E">
              <w:rPr>
                <w:rStyle w:val="Hyperlink"/>
                <w:noProof/>
              </w:rPr>
              <w:t>1.2.6</w:t>
            </w:r>
            <w:r>
              <w:rPr>
                <w:rFonts w:asciiTheme="minorHAnsi" w:eastAsiaTheme="minorEastAsia" w:hAnsiTheme="minorHAnsi" w:cstheme="minorBidi"/>
                <w:noProof/>
                <w:color w:val="auto"/>
                <w:sz w:val="22"/>
                <w:szCs w:val="22"/>
              </w:rPr>
              <w:tab/>
            </w:r>
            <w:r w:rsidRPr="00EF1C9E">
              <w:rPr>
                <w:rStyle w:val="Hyperlink"/>
                <w:noProof/>
              </w:rPr>
              <w:t>Tổng hợp tiếng nói dựa trên phương pháp học sâu (DNN)</w:t>
            </w:r>
            <w:r>
              <w:rPr>
                <w:noProof/>
                <w:webHidden/>
              </w:rPr>
              <w:tab/>
            </w:r>
            <w:r>
              <w:rPr>
                <w:noProof/>
                <w:webHidden/>
              </w:rPr>
              <w:fldChar w:fldCharType="begin"/>
            </w:r>
            <w:r>
              <w:rPr>
                <w:noProof/>
                <w:webHidden/>
              </w:rPr>
              <w:instrText xml:space="preserve"> PAGEREF _Toc43559755 \h </w:instrText>
            </w:r>
          </w:ins>
          <w:r>
            <w:rPr>
              <w:noProof/>
              <w:webHidden/>
            </w:rPr>
          </w:r>
          <w:r>
            <w:rPr>
              <w:noProof/>
              <w:webHidden/>
            </w:rPr>
            <w:fldChar w:fldCharType="separate"/>
          </w:r>
          <w:ins w:id="36" w:author="Phan Trung Kien 20166322" w:date="2020-06-20T15:35:00Z">
            <w:r>
              <w:rPr>
                <w:noProof/>
                <w:webHidden/>
              </w:rPr>
              <w:t>14</w:t>
            </w:r>
            <w:r>
              <w:rPr>
                <w:noProof/>
                <w:webHidden/>
              </w:rPr>
              <w:fldChar w:fldCharType="end"/>
            </w:r>
            <w:r w:rsidRPr="00EF1C9E">
              <w:rPr>
                <w:rStyle w:val="Hyperlink"/>
                <w:noProof/>
              </w:rPr>
              <w:fldChar w:fldCharType="end"/>
            </w:r>
          </w:ins>
        </w:p>
        <w:p w14:paraId="6023ED63" w14:textId="65D6E340" w:rsidR="000A175D" w:rsidRDefault="000A175D">
          <w:pPr>
            <w:pStyle w:val="TOC2"/>
            <w:tabs>
              <w:tab w:val="left" w:pos="780"/>
              <w:tab w:val="right" w:leader="dot" w:pos="8494"/>
            </w:tabs>
            <w:rPr>
              <w:ins w:id="37" w:author="Phan Trung Kien 20166322" w:date="2020-06-20T15:35:00Z"/>
              <w:rFonts w:asciiTheme="minorHAnsi" w:eastAsiaTheme="minorEastAsia" w:hAnsiTheme="minorHAnsi" w:cstheme="minorBidi"/>
              <w:noProof/>
              <w:color w:val="auto"/>
              <w:sz w:val="22"/>
              <w:szCs w:val="22"/>
            </w:rPr>
          </w:pPr>
          <w:ins w:id="38"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"_Toc43559756"</w:instrText>
            </w:r>
            <w:r w:rsidRPr="00EF1C9E">
              <w:rPr>
                <w:rStyle w:val="Hyperlink"/>
                <w:noProof/>
              </w:rPr>
              <w:instrText xml:space="preserve"> </w:instrText>
            </w:r>
            <w:r w:rsidRPr="00EF1C9E">
              <w:rPr>
                <w:rStyle w:val="Hyperlink"/>
                <w:noProof/>
              </w:rPr>
              <w:fldChar w:fldCharType="separate"/>
            </w:r>
            <w:r w:rsidRPr="00EF1C9E">
              <w:rPr>
                <w:rStyle w:val="Hyperlink"/>
                <w:noProof/>
              </w:rPr>
              <w:t>1.3</w:t>
            </w:r>
            <w:r>
              <w:rPr>
                <w:rFonts w:asciiTheme="minorHAnsi" w:eastAsiaTheme="minorEastAsia" w:hAnsiTheme="minorHAnsi" w:cstheme="minorBidi"/>
                <w:noProof/>
                <w:color w:val="auto"/>
                <w:sz w:val="22"/>
                <w:szCs w:val="22"/>
              </w:rPr>
              <w:tab/>
            </w:r>
            <w:r w:rsidRPr="00EF1C9E">
              <w:rPr>
                <w:rStyle w:val="Hyperlink"/>
                <w:noProof/>
              </w:rPr>
              <w:t>Tình hình phát triển và các vấn đề với tổng hợp tiếng nói tiếng Việt</w:t>
            </w:r>
            <w:r>
              <w:rPr>
                <w:noProof/>
                <w:webHidden/>
              </w:rPr>
              <w:tab/>
            </w:r>
            <w:r>
              <w:rPr>
                <w:noProof/>
                <w:webHidden/>
              </w:rPr>
              <w:fldChar w:fldCharType="begin"/>
            </w:r>
            <w:r>
              <w:rPr>
                <w:noProof/>
                <w:webHidden/>
              </w:rPr>
              <w:instrText xml:space="preserve"> PAGEREF _Toc43559756 \h </w:instrText>
            </w:r>
          </w:ins>
          <w:r>
            <w:rPr>
              <w:noProof/>
              <w:webHidden/>
            </w:rPr>
          </w:r>
          <w:r>
            <w:rPr>
              <w:noProof/>
              <w:webHidden/>
            </w:rPr>
            <w:fldChar w:fldCharType="separate"/>
          </w:r>
          <w:ins w:id="39" w:author="Phan Trung Kien 20166322" w:date="2020-06-20T15:35:00Z">
            <w:r>
              <w:rPr>
                <w:noProof/>
                <w:webHidden/>
              </w:rPr>
              <w:t>14</w:t>
            </w:r>
            <w:r>
              <w:rPr>
                <w:noProof/>
                <w:webHidden/>
              </w:rPr>
              <w:fldChar w:fldCharType="end"/>
            </w:r>
            <w:r w:rsidRPr="00EF1C9E">
              <w:rPr>
                <w:rStyle w:val="Hyperlink"/>
                <w:noProof/>
              </w:rPr>
              <w:fldChar w:fldCharType="end"/>
            </w:r>
          </w:ins>
        </w:p>
        <w:p w14:paraId="5D56D3BE" w14:textId="1D733458" w:rsidR="000A175D" w:rsidRDefault="000A175D">
          <w:pPr>
            <w:pStyle w:val="TOC2"/>
            <w:tabs>
              <w:tab w:val="left" w:pos="780"/>
              <w:tab w:val="right" w:leader="dot" w:pos="8494"/>
            </w:tabs>
            <w:rPr>
              <w:ins w:id="40" w:author="Phan Trung Kien 20166322" w:date="2020-06-20T15:35:00Z"/>
              <w:rFonts w:asciiTheme="minorHAnsi" w:eastAsiaTheme="minorEastAsia" w:hAnsiTheme="minorHAnsi" w:cstheme="minorBidi"/>
              <w:noProof/>
              <w:color w:val="auto"/>
              <w:sz w:val="22"/>
              <w:szCs w:val="22"/>
            </w:rPr>
          </w:pPr>
          <w:ins w:id="41"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"_Toc43559757"</w:instrText>
            </w:r>
            <w:r w:rsidRPr="00EF1C9E">
              <w:rPr>
                <w:rStyle w:val="Hyperlink"/>
                <w:noProof/>
              </w:rPr>
              <w:instrText xml:space="preserve"> </w:instrText>
            </w:r>
            <w:r w:rsidRPr="00EF1C9E">
              <w:rPr>
                <w:rStyle w:val="Hyperlink"/>
                <w:noProof/>
              </w:rPr>
              <w:fldChar w:fldCharType="separate"/>
            </w:r>
            <w:r w:rsidRPr="00EF1C9E">
              <w:rPr>
                <w:rStyle w:val="Hyperlink"/>
                <w:noProof/>
              </w:rPr>
              <w:t>1.4</w:t>
            </w:r>
            <w:r>
              <w:rPr>
                <w:rFonts w:asciiTheme="minorHAnsi" w:eastAsiaTheme="minorEastAsia" w:hAnsiTheme="minorHAnsi" w:cstheme="minorBidi"/>
                <w:noProof/>
                <w:color w:val="auto"/>
                <w:sz w:val="22"/>
                <w:szCs w:val="22"/>
              </w:rPr>
              <w:tab/>
            </w:r>
            <w:r w:rsidRPr="00EF1C9E">
              <w:rPr>
                <w:rStyle w:val="Hyperlink"/>
                <w:noProof/>
                <w:lang w:val="en"/>
              </w:rPr>
              <w:t>Giới thiệu về thích ứng giọng nói</w:t>
            </w:r>
            <w:r>
              <w:rPr>
                <w:noProof/>
                <w:webHidden/>
              </w:rPr>
              <w:tab/>
            </w:r>
            <w:r>
              <w:rPr>
                <w:noProof/>
                <w:webHidden/>
              </w:rPr>
              <w:fldChar w:fldCharType="begin"/>
            </w:r>
            <w:r>
              <w:rPr>
                <w:noProof/>
                <w:webHidden/>
              </w:rPr>
              <w:instrText xml:space="preserve"> PAGEREF _Toc43559757 \h </w:instrText>
            </w:r>
          </w:ins>
          <w:r>
            <w:rPr>
              <w:noProof/>
              <w:webHidden/>
            </w:rPr>
          </w:r>
          <w:r>
            <w:rPr>
              <w:noProof/>
              <w:webHidden/>
            </w:rPr>
            <w:fldChar w:fldCharType="separate"/>
          </w:r>
          <w:ins w:id="42" w:author="Phan Trung Kien 20166322" w:date="2020-06-20T15:35:00Z">
            <w:r>
              <w:rPr>
                <w:noProof/>
                <w:webHidden/>
              </w:rPr>
              <w:t>15</w:t>
            </w:r>
            <w:r>
              <w:rPr>
                <w:noProof/>
                <w:webHidden/>
              </w:rPr>
              <w:fldChar w:fldCharType="end"/>
            </w:r>
            <w:r w:rsidRPr="00EF1C9E">
              <w:rPr>
                <w:rStyle w:val="Hyperlink"/>
                <w:noProof/>
              </w:rPr>
              <w:fldChar w:fldCharType="end"/>
            </w:r>
          </w:ins>
        </w:p>
        <w:p w14:paraId="670605A0" w14:textId="09AB1D30" w:rsidR="000A175D" w:rsidRDefault="000A175D">
          <w:pPr>
            <w:pStyle w:val="TOC2"/>
            <w:tabs>
              <w:tab w:val="left" w:pos="780"/>
              <w:tab w:val="right" w:leader="dot" w:pos="8494"/>
            </w:tabs>
            <w:rPr>
              <w:ins w:id="43" w:author="Phan Trung Kien 20166322" w:date="2020-06-20T15:35:00Z"/>
              <w:rFonts w:asciiTheme="minorHAnsi" w:eastAsiaTheme="minorEastAsia" w:hAnsiTheme="minorHAnsi" w:cstheme="minorBidi"/>
              <w:noProof/>
              <w:color w:val="auto"/>
              <w:sz w:val="22"/>
              <w:szCs w:val="22"/>
            </w:rPr>
          </w:pPr>
          <w:ins w:id="44"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"_Toc43559758"</w:instrText>
            </w:r>
            <w:r w:rsidRPr="00EF1C9E">
              <w:rPr>
                <w:rStyle w:val="Hyperlink"/>
                <w:noProof/>
              </w:rPr>
              <w:instrText xml:space="preserve"> </w:instrText>
            </w:r>
            <w:r w:rsidRPr="00EF1C9E">
              <w:rPr>
                <w:rStyle w:val="Hyperlink"/>
                <w:noProof/>
              </w:rPr>
              <w:fldChar w:fldCharType="separate"/>
            </w:r>
            <w:r w:rsidRPr="00EF1C9E">
              <w:rPr>
                <w:rStyle w:val="Hyperlink"/>
                <w:noProof/>
              </w:rPr>
              <w:t>1.5</w:t>
            </w:r>
            <w:r>
              <w:rPr>
                <w:rFonts w:asciiTheme="minorHAnsi" w:eastAsiaTheme="minorEastAsia" w:hAnsiTheme="minorHAnsi" w:cstheme="minorBidi"/>
                <w:noProof/>
                <w:color w:val="auto"/>
                <w:sz w:val="22"/>
                <w:szCs w:val="22"/>
              </w:rPr>
              <w:tab/>
            </w:r>
            <w:r w:rsidRPr="00EF1C9E">
              <w:rPr>
                <w:rStyle w:val="Hyperlink"/>
                <w:noProof/>
                <w:lang w:val="en"/>
              </w:rPr>
              <w:t>Vấn đề đặt ra với đồ án</w:t>
            </w:r>
            <w:r>
              <w:rPr>
                <w:noProof/>
                <w:webHidden/>
              </w:rPr>
              <w:tab/>
            </w:r>
            <w:r>
              <w:rPr>
                <w:noProof/>
                <w:webHidden/>
              </w:rPr>
              <w:fldChar w:fldCharType="begin"/>
            </w:r>
            <w:r>
              <w:rPr>
                <w:noProof/>
                <w:webHidden/>
              </w:rPr>
              <w:instrText xml:space="preserve"> PAGEREF _Toc43559758 \h </w:instrText>
            </w:r>
          </w:ins>
          <w:r>
            <w:rPr>
              <w:noProof/>
              <w:webHidden/>
            </w:rPr>
          </w:r>
          <w:r>
            <w:rPr>
              <w:noProof/>
              <w:webHidden/>
            </w:rPr>
            <w:fldChar w:fldCharType="separate"/>
          </w:r>
          <w:ins w:id="45" w:author="Phan Trung Kien 20166322" w:date="2020-06-20T15:35:00Z">
            <w:r>
              <w:rPr>
                <w:noProof/>
                <w:webHidden/>
              </w:rPr>
              <w:t>16</w:t>
            </w:r>
            <w:r>
              <w:rPr>
                <w:noProof/>
                <w:webHidden/>
              </w:rPr>
              <w:fldChar w:fldCharType="end"/>
            </w:r>
            <w:r w:rsidRPr="00EF1C9E">
              <w:rPr>
                <w:rStyle w:val="Hyperlink"/>
                <w:noProof/>
              </w:rPr>
              <w:fldChar w:fldCharType="end"/>
            </w:r>
          </w:ins>
        </w:p>
        <w:p w14:paraId="6D12B0A7" w14:textId="59D0AFE2" w:rsidR="000A175D" w:rsidRDefault="000A175D">
          <w:pPr>
            <w:pStyle w:val="TOC1"/>
            <w:tabs>
              <w:tab w:val="right" w:leader="dot" w:pos="8494"/>
            </w:tabs>
            <w:rPr>
              <w:ins w:id="46" w:author="Phan Trung Kien 20166322" w:date="2020-06-20T15:35:00Z"/>
              <w:rFonts w:asciiTheme="minorHAnsi" w:eastAsiaTheme="minorEastAsia" w:hAnsiTheme="minorHAnsi" w:cstheme="minorBidi"/>
              <w:b w:val="0"/>
              <w:noProof/>
              <w:color w:val="auto"/>
              <w:sz w:val="22"/>
              <w:szCs w:val="22"/>
            </w:rPr>
          </w:pPr>
          <w:ins w:id="47"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"_Toc43559759"</w:instrText>
            </w:r>
            <w:r w:rsidRPr="00EF1C9E">
              <w:rPr>
                <w:rStyle w:val="Hyperlink"/>
                <w:noProof/>
              </w:rPr>
              <w:instrText xml:space="preserve"> </w:instrText>
            </w:r>
            <w:r w:rsidRPr="00EF1C9E">
              <w:rPr>
                <w:rStyle w:val="Hyperlink"/>
                <w:noProof/>
              </w:rPr>
              <w:fldChar w:fldCharType="separate"/>
            </w:r>
            <w:r w:rsidRPr="00EF1C9E">
              <w:rPr>
                <w:rStyle w:val="Hyperlink"/>
                <w:noProof/>
              </w:rPr>
              <w:t>CHƯƠNG 2.</w:t>
            </w:r>
            <w:r w:rsidRPr="00EF1C9E">
              <w:rPr>
                <w:rStyle w:val="Hyperlink"/>
                <w:noProof/>
                <w:lang w:val="en"/>
              </w:rPr>
              <w:t xml:space="preserve"> CƠ SỞ LÝ THUYẾT</w:t>
            </w:r>
            <w:r>
              <w:rPr>
                <w:noProof/>
                <w:webHidden/>
              </w:rPr>
              <w:tab/>
            </w:r>
            <w:r>
              <w:rPr>
                <w:noProof/>
                <w:webHidden/>
              </w:rPr>
              <w:fldChar w:fldCharType="begin"/>
            </w:r>
            <w:r>
              <w:rPr>
                <w:noProof/>
                <w:webHidden/>
              </w:rPr>
              <w:instrText xml:space="preserve"> PAGEREF _Toc43559759 \h </w:instrText>
            </w:r>
          </w:ins>
          <w:r>
            <w:rPr>
              <w:noProof/>
              <w:webHidden/>
            </w:rPr>
          </w:r>
          <w:r>
            <w:rPr>
              <w:noProof/>
              <w:webHidden/>
            </w:rPr>
            <w:fldChar w:fldCharType="separate"/>
          </w:r>
          <w:ins w:id="48" w:author="Phan Trung Kien 20166322" w:date="2020-06-20T15:35:00Z">
            <w:r>
              <w:rPr>
                <w:noProof/>
                <w:webHidden/>
              </w:rPr>
              <w:t>17</w:t>
            </w:r>
            <w:r>
              <w:rPr>
                <w:noProof/>
                <w:webHidden/>
              </w:rPr>
              <w:fldChar w:fldCharType="end"/>
            </w:r>
            <w:r w:rsidRPr="00EF1C9E">
              <w:rPr>
                <w:rStyle w:val="Hyperlink"/>
                <w:noProof/>
              </w:rPr>
              <w:fldChar w:fldCharType="end"/>
            </w:r>
          </w:ins>
        </w:p>
        <w:p w14:paraId="010FD53B" w14:textId="003FA113" w:rsidR="000A175D" w:rsidRDefault="000A175D">
          <w:pPr>
            <w:pStyle w:val="TOC2"/>
            <w:tabs>
              <w:tab w:val="left" w:pos="780"/>
              <w:tab w:val="right" w:leader="dot" w:pos="8494"/>
            </w:tabs>
            <w:rPr>
              <w:ins w:id="49" w:author="Phan Trung Kien 20166322" w:date="2020-06-20T15:35:00Z"/>
              <w:rFonts w:asciiTheme="minorHAnsi" w:eastAsiaTheme="minorEastAsia" w:hAnsiTheme="minorHAnsi" w:cstheme="minorBidi"/>
              <w:noProof/>
              <w:color w:val="auto"/>
              <w:sz w:val="22"/>
              <w:szCs w:val="22"/>
            </w:rPr>
          </w:pPr>
          <w:ins w:id="50"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"_Toc43559760"</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2.1</w:t>
            </w:r>
            <w:r>
              <w:rPr>
                <w:rFonts w:asciiTheme="minorHAnsi" w:eastAsiaTheme="minorEastAsia" w:hAnsiTheme="minorHAnsi" w:cstheme="minorBidi"/>
                <w:noProof/>
                <w:color w:val="auto"/>
                <w:sz w:val="22"/>
                <w:szCs w:val="22"/>
              </w:rPr>
              <w:tab/>
            </w:r>
            <w:r w:rsidRPr="00EF1C9E">
              <w:rPr>
                <w:rStyle w:val="Hyperlink"/>
                <w:noProof/>
                <w:lang w:val="en"/>
              </w:rPr>
              <w:t>Tổng quan về học sâu</w:t>
            </w:r>
            <w:r>
              <w:rPr>
                <w:noProof/>
                <w:webHidden/>
              </w:rPr>
              <w:tab/>
            </w:r>
            <w:r>
              <w:rPr>
                <w:noProof/>
                <w:webHidden/>
              </w:rPr>
              <w:fldChar w:fldCharType="begin"/>
            </w:r>
            <w:r>
              <w:rPr>
                <w:noProof/>
                <w:webHidden/>
              </w:rPr>
              <w:instrText xml:space="preserve"> PAGEREF _Toc43559760 \h </w:instrText>
            </w:r>
          </w:ins>
          <w:r>
            <w:rPr>
              <w:noProof/>
              <w:webHidden/>
            </w:rPr>
          </w:r>
          <w:r>
            <w:rPr>
              <w:noProof/>
              <w:webHidden/>
            </w:rPr>
            <w:fldChar w:fldCharType="separate"/>
          </w:r>
          <w:ins w:id="51" w:author="Phan Trung Kien 20166322" w:date="2020-06-20T15:35:00Z">
            <w:r>
              <w:rPr>
                <w:noProof/>
                <w:webHidden/>
              </w:rPr>
              <w:t>17</w:t>
            </w:r>
            <w:r>
              <w:rPr>
                <w:noProof/>
                <w:webHidden/>
              </w:rPr>
              <w:fldChar w:fldCharType="end"/>
            </w:r>
            <w:r w:rsidRPr="00EF1C9E">
              <w:rPr>
                <w:rStyle w:val="Hyperlink"/>
                <w:noProof/>
              </w:rPr>
              <w:fldChar w:fldCharType="end"/>
            </w:r>
          </w:ins>
        </w:p>
        <w:p w14:paraId="5773F4E6" w14:textId="729875D9" w:rsidR="000A175D" w:rsidRDefault="000A175D">
          <w:pPr>
            <w:pStyle w:val="TOC3"/>
            <w:tabs>
              <w:tab w:val="left" w:pos="1760"/>
              <w:tab w:val="right" w:leader="dot" w:pos="8494"/>
            </w:tabs>
            <w:rPr>
              <w:ins w:id="52" w:author="Phan Trung Kien 20166322" w:date="2020-06-20T15:35:00Z"/>
              <w:rFonts w:asciiTheme="minorHAnsi" w:eastAsiaTheme="minorEastAsia" w:hAnsiTheme="minorHAnsi" w:cstheme="minorBidi"/>
              <w:noProof/>
              <w:color w:val="auto"/>
              <w:sz w:val="22"/>
              <w:szCs w:val="22"/>
            </w:rPr>
          </w:pPr>
          <w:ins w:id="53"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"_Toc43559761"</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2.1.1</w:t>
            </w:r>
            <w:r>
              <w:rPr>
                <w:rFonts w:asciiTheme="minorHAnsi" w:eastAsiaTheme="minorEastAsia" w:hAnsiTheme="minorHAnsi" w:cstheme="minorBidi"/>
                <w:noProof/>
                <w:color w:val="auto"/>
                <w:sz w:val="22"/>
                <w:szCs w:val="22"/>
              </w:rPr>
              <w:tab/>
            </w:r>
            <w:r w:rsidRPr="00EF1C9E">
              <w:rPr>
                <w:rStyle w:val="Hyperlink"/>
                <w:noProof/>
                <w:lang w:val="en"/>
              </w:rPr>
              <w:t>Mạng nơ ron nhân tạo</w:t>
            </w:r>
            <w:r>
              <w:rPr>
                <w:noProof/>
                <w:webHidden/>
              </w:rPr>
              <w:tab/>
            </w:r>
            <w:r>
              <w:rPr>
                <w:noProof/>
                <w:webHidden/>
              </w:rPr>
              <w:fldChar w:fldCharType="begin"/>
            </w:r>
            <w:r>
              <w:rPr>
                <w:noProof/>
                <w:webHidden/>
              </w:rPr>
              <w:instrText xml:space="preserve"> PAGEREF _Toc43559761 \h </w:instrText>
            </w:r>
          </w:ins>
          <w:r>
            <w:rPr>
              <w:noProof/>
              <w:webHidden/>
            </w:rPr>
          </w:r>
          <w:r>
            <w:rPr>
              <w:noProof/>
              <w:webHidden/>
            </w:rPr>
            <w:fldChar w:fldCharType="separate"/>
          </w:r>
          <w:ins w:id="54" w:author="Phan Trung Kien 20166322" w:date="2020-06-20T15:35:00Z">
            <w:r>
              <w:rPr>
                <w:noProof/>
                <w:webHidden/>
              </w:rPr>
              <w:t>17</w:t>
            </w:r>
            <w:r>
              <w:rPr>
                <w:noProof/>
                <w:webHidden/>
              </w:rPr>
              <w:fldChar w:fldCharType="end"/>
            </w:r>
            <w:r w:rsidRPr="00EF1C9E">
              <w:rPr>
                <w:rStyle w:val="Hyperlink"/>
                <w:noProof/>
              </w:rPr>
              <w:fldChar w:fldCharType="end"/>
            </w:r>
          </w:ins>
        </w:p>
        <w:p w14:paraId="16870BCD" w14:textId="4161432F" w:rsidR="000A175D" w:rsidRDefault="000A175D">
          <w:pPr>
            <w:pStyle w:val="TOC3"/>
            <w:tabs>
              <w:tab w:val="left" w:pos="1760"/>
              <w:tab w:val="right" w:leader="dot" w:pos="8494"/>
            </w:tabs>
            <w:rPr>
              <w:ins w:id="55" w:author="Phan Trung Kien 20166322" w:date="2020-06-20T15:35:00Z"/>
              <w:rFonts w:asciiTheme="minorHAnsi" w:eastAsiaTheme="minorEastAsia" w:hAnsiTheme="minorHAnsi" w:cstheme="minorBidi"/>
              <w:noProof/>
              <w:color w:val="auto"/>
              <w:sz w:val="22"/>
              <w:szCs w:val="22"/>
            </w:rPr>
          </w:pPr>
          <w:ins w:id="56"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"_Toc43559762"</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2.1.2</w:t>
            </w:r>
            <w:r>
              <w:rPr>
                <w:rFonts w:asciiTheme="minorHAnsi" w:eastAsiaTheme="minorEastAsia" w:hAnsiTheme="minorHAnsi" w:cstheme="minorBidi"/>
                <w:noProof/>
                <w:color w:val="auto"/>
                <w:sz w:val="22"/>
                <w:szCs w:val="22"/>
              </w:rPr>
              <w:tab/>
            </w:r>
            <w:r w:rsidRPr="00EF1C9E">
              <w:rPr>
                <w:rStyle w:val="Hyperlink"/>
                <w:noProof/>
                <w:lang w:val="en"/>
              </w:rPr>
              <w:t>Logistic regression</w:t>
            </w:r>
            <w:r>
              <w:rPr>
                <w:noProof/>
                <w:webHidden/>
              </w:rPr>
              <w:tab/>
            </w:r>
            <w:r>
              <w:rPr>
                <w:noProof/>
                <w:webHidden/>
              </w:rPr>
              <w:fldChar w:fldCharType="begin"/>
            </w:r>
            <w:r>
              <w:rPr>
                <w:noProof/>
                <w:webHidden/>
              </w:rPr>
              <w:instrText xml:space="preserve"> PAGEREF _Toc43559762 \h </w:instrText>
            </w:r>
          </w:ins>
          <w:r>
            <w:rPr>
              <w:noProof/>
              <w:webHidden/>
            </w:rPr>
          </w:r>
          <w:r>
            <w:rPr>
              <w:noProof/>
              <w:webHidden/>
            </w:rPr>
            <w:fldChar w:fldCharType="separate"/>
          </w:r>
          <w:ins w:id="57" w:author="Phan Trung Kien 20166322" w:date="2020-06-20T15:35:00Z">
            <w:r>
              <w:rPr>
                <w:noProof/>
                <w:webHidden/>
              </w:rPr>
              <w:t>17</w:t>
            </w:r>
            <w:r>
              <w:rPr>
                <w:noProof/>
                <w:webHidden/>
              </w:rPr>
              <w:fldChar w:fldCharType="end"/>
            </w:r>
            <w:r w:rsidRPr="00EF1C9E">
              <w:rPr>
                <w:rStyle w:val="Hyperlink"/>
                <w:noProof/>
              </w:rPr>
              <w:fldChar w:fldCharType="end"/>
            </w:r>
          </w:ins>
        </w:p>
        <w:p w14:paraId="55DC7A28" w14:textId="56CD2569" w:rsidR="000A175D" w:rsidRDefault="000A175D">
          <w:pPr>
            <w:pStyle w:val="TOC3"/>
            <w:tabs>
              <w:tab w:val="left" w:pos="1760"/>
              <w:tab w:val="right" w:leader="dot" w:pos="8494"/>
            </w:tabs>
            <w:rPr>
              <w:ins w:id="58" w:author="Phan Trung Kien 20166322" w:date="2020-06-20T15:35:00Z"/>
              <w:rFonts w:asciiTheme="minorHAnsi" w:eastAsiaTheme="minorEastAsia" w:hAnsiTheme="minorHAnsi" w:cstheme="minorBidi"/>
              <w:noProof/>
              <w:color w:val="auto"/>
              <w:sz w:val="22"/>
              <w:szCs w:val="22"/>
            </w:rPr>
          </w:pPr>
          <w:ins w:id="59"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"_Toc43559763"</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2.1.3</w:t>
            </w:r>
            <w:r>
              <w:rPr>
                <w:rFonts w:asciiTheme="minorHAnsi" w:eastAsiaTheme="minorEastAsia" w:hAnsiTheme="minorHAnsi" w:cstheme="minorBidi"/>
                <w:noProof/>
                <w:color w:val="auto"/>
                <w:sz w:val="22"/>
                <w:szCs w:val="22"/>
              </w:rPr>
              <w:tab/>
            </w:r>
            <w:r w:rsidRPr="00EF1C9E">
              <w:rPr>
                <w:rStyle w:val="Hyperlink"/>
                <w:noProof/>
                <w:lang w:val="en"/>
              </w:rPr>
              <w:t>Mạng nơ ron học sâu</w:t>
            </w:r>
            <w:r>
              <w:rPr>
                <w:noProof/>
                <w:webHidden/>
              </w:rPr>
              <w:tab/>
            </w:r>
            <w:r>
              <w:rPr>
                <w:noProof/>
                <w:webHidden/>
              </w:rPr>
              <w:fldChar w:fldCharType="begin"/>
            </w:r>
            <w:r>
              <w:rPr>
                <w:noProof/>
                <w:webHidden/>
              </w:rPr>
              <w:instrText xml:space="preserve"> PAGEREF _Toc43559763 \h </w:instrText>
            </w:r>
          </w:ins>
          <w:r>
            <w:rPr>
              <w:noProof/>
              <w:webHidden/>
            </w:rPr>
          </w:r>
          <w:r>
            <w:rPr>
              <w:noProof/>
              <w:webHidden/>
            </w:rPr>
            <w:fldChar w:fldCharType="separate"/>
          </w:r>
          <w:ins w:id="60" w:author="Phan Trung Kien 20166322" w:date="2020-06-20T15:35:00Z">
            <w:r>
              <w:rPr>
                <w:noProof/>
                <w:webHidden/>
              </w:rPr>
              <w:t>18</w:t>
            </w:r>
            <w:r>
              <w:rPr>
                <w:noProof/>
                <w:webHidden/>
              </w:rPr>
              <w:fldChar w:fldCharType="end"/>
            </w:r>
            <w:r w:rsidRPr="00EF1C9E">
              <w:rPr>
                <w:rStyle w:val="Hyperlink"/>
                <w:noProof/>
              </w:rPr>
              <w:fldChar w:fldCharType="end"/>
            </w:r>
          </w:ins>
        </w:p>
        <w:p w14:paraId="064743B3" w14:textId="1842E80F" w:rsidR="000A175D" w:rsidRDefault="000A175D">
          <w:pPr>
            <w:pStyle w:val="TOC2"/>
            <w:tabs>
              <w:tab w:val="left" w:pos="780"/>
              <w:tab w:val="right" w:leader="dot" w:pos="8494"/>
            </w:tabs>
            <w:rPr>
              <w:ins w:id="61" w:author="Phan Trung Kien 20166322" w:date="2020-06-20T15:35:00Z"/>
              <w:rFonts w:asciiTheme="minorHAnsi" w:eastAsiaTheme="minorEastAsia" w:hAnsiTheme="minorHAnsi" w:cstheme="minorBidi"/>
              <w:noProof/>
              <w:color w:val="auto"/>
              <w:sz w:val="22"/>
              <w:szCs w:val="22"/>
            </w:rPr>
          </w:pPr>
          <w:ins w:id="62"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"_Toc43559764"</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2.2</w:t>
            </w:r>
            <w:r>
              <w:rPr>
                <w:rFonts w:asciiTheme="minorHAnsi" w:eastAsiaTheme="minorEastAsia" w:hAnsiTheme="minorHAnsi" w:cstheme="minorBidi"/>
                <w:noProof/>
                <w:color w:val="auto"/>
                <w:sz w:val="22"/>
                <w:szCs w:val="22"/>
              </w:rPr>
              <w:tab/>
            </w:r>
            <w:r w:rsidRPr="00EF1C9E">
              <w:rPr>
                <w:rStyle w:val="Hyperlink"/>
                <w:noProof/>
                <w:lang w:val="en"/>
              </w:rPr>
              <w:t>Tổng hợp tiếng nói dựa trên công nghệ học sâu</w:t>
            </w:r>
            <w:r>
              <w:rPr>
                <w:noProof/>
                <w:webHidden/>
              </w:rPr>
              <w:tab/>
            </w:r>
            <w:r>
              <w:rPr>
                <w:noProof/>
                <w:webHidden/>
              </w:rPr>
              <w:fldChar w:fldCharType="begin"/>
            </w:r>
            <w:r>
              <w:rPr>
                <w:noProof/>
                <w:webHidden/>
              </w:rPr>
              <w:instrText xml:space="preserve"> PAGEREF _Toc43559764 \h </w:instrText>
            </w:r>
          </w:ins>
          <w:r>
            <w:rPr>
              <w:noProof/>
              <w:webHidden/>
            </w:rPr>
          </w:r>
          <w:r>
            <w:rPr>
              <w:noProof/>
              <w:webHidden/>
            </w:rPr>
            <w:fldChar w:fldCharType="separate"/>
          </w:r>
          <w:ins w:id="63" w:author="Phan Trung Kien 20166322" w:date="2020-06-20T15:35:00Z">
            <w:r>
              <w:rPr>
                <w:noProof/>
                <w:webHidden/>
              </w:rPr>
              <w:t>18</w:t>
            </w:r>
            <w:r>
              <w:rPr>
                <w:noProof/>
                <w:webHidden/>
              </w:rPr>
              <w:fldChar w:fldCharType="end"/>
            </w:r>
            <w:r w:rsidRPr="00EF1C9E">
              <w:rPr>
                <w:rStyle w:val="Hyperlink"/>
                <w:noProof/>
              </w:rPr>
              <w:fldChar w:fldCharType="end"/>
            </w:r>
          </w:ins>
        </w:p>
        <w:p w14:paraId="76FCE478" w14:textId="29ED4C48" w:rsidR="000A175D" w:rsidRDefault="000A175D">
          <w:pPr>
            <w:pStyle w:val="TOC3"/>
            <w:tabs>
              <w:tab w:val="left" w:pos="1760"/>
              <w:tab w:val="right" w:leader="dot" w:pos="8494"/>
            </w:tabs>
            <w:rPr>
              <w:ins w:id="64" w:author="Phan Trung Kien 20166322" w:date="2020-06-20T15:35:00Z"/>
              <w:rFonts w:asciiTheme="minorHAnsi" w:eastAsiaTheme="minorEastAsia" w:hAnsiTheme="minorHAnsi" w:cstheme="minorBidi"/>
              <w:noProof/>
              <w:color w:val="auto"/>
              <w:sz w:val="22"/>
              <w:szCs w:val="22"/>
            </w:rPr>
          </w:pPr>
          <w:ins w:id="65"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"_Toc43559765"</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2.2.1</w:t>
            </w:r>
            <w:r>
              <w:rPr>
                <w:rFonts w:asciiTheme="minorHAnsi" w:eastAsiaTheme="minorEastAsia" w:hAnsiTheme="minorHAnsi" w:cstheme="minorBidi"/>
                <w:noProof/>
                <w:color w:val="auto"/>
                <w:sz w:val="22"/>
                <w:szCs w:val="22"/>
              </w:rPr>
              <w:tab/>
            </w:r>
            <w:r w:rsidRPr="00EF1C9E">
              <w:rPr>
                <w:rStyle w:val="Hyperlink"/>
                <w:noProof/>
                <w:lang w:val="en"/>
              </w:rPr>
              <w:t>Trích chọn đặc trưng ngôn ngữ</w:t>
            </w:r>
            <w:r>
              <w:rPr>
                <w:noProof/>
                <w:webHidden/>
              </w:rPr>
              <w:tab/>
            </w:r>
            <w:r>
              <w:rPr>
                <w:noProof/>
                <w:webHidden/>
              </w:rPr>
              <w:fldChar w:fldCharType="begin"/>
            </w:r>
            <w:r>
              <w:rPr>
                <w:noProof/>
                <w:webHidden/>
              </w:rPr>
              <w:instrText xml:space="preserve"> PAGEREF _Toc43559765 \h </w:instrText>
            </w:r>
          </w:ins>
          <w:r>
            <w:rPr>
              <w:noProof/>
              <w:webHidden/>
            </w:rPr>
          </w:r>
          <w:r>
            <w:rPr>
              <w:noProof/>
              <w:webHidden/>
            </w:rPr>
            <w:fldChar w:fldCharType="separate"/>
          </w:r>
          <w:ins w:id="66" w:author="Phan Trung Kien 20166322" w:date="2020-06-20T15:35:00Z">
            <w:r>
              <w:rPr>
                <w:noProof/>
                <w:webHidden/>
              </w:rPr>
              <w:t>18</w:t>
            </w:r>
            <w:r>
              <w:rPr>
                <w:noProof/>
                <w:webHidden/>
              </w:rPr>
              <w:fldChar w:fldCharType="end"/>
            </w:r>
            <w:r w:rsidRPr="00EF1C9E">
              <w:rPr>
                <w:rStyle w:val="Hyperlink"/>
                <w:noProof/>
              </w:rPr>
              <w:fldChar w:fldCharType="end"/>
            </w:r>
          </w:ins>
        </w:p>
        <w:p w14:paraId="5ED5C382" w14:textId="19307FA1" w:rsidR="000A175D" w:rsidRDefault="000A175D">
          <w:pPr>
            <w:pStyle w:val="TOC3"/>
            <w:tabs>
              <w:tab w:val="left" w:pos="1760"/>
              <w:tab w:val="right" w:leader="dot" w:pos="8494"/>
            </w:tabs>
            <w:rPr>
              <w:ins w:id="67" w:author="Phan Trung Kien 20166322" w:date="2020-06-20T15:35:00Z"/>
              <w:rFonts w:asciiTheme="minorHAnsi" w:eastAsiaTheme="minorEastAsia" w:hAnsiTheme="minorHAnsi" w:cstheme="minorBidi"/>
              <w:noProof/>
              <w:color w:val="auto"/>
              <w:sz w:val="22"/>
              <w:szCs w:val="22"/>
            </w:rPr>
          </w:pPr>
          <w:ins w:id="68"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"_Toc43559766"</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2.2.2</w:t>
            </w:r>
            <w:r>
              <w:rPr>
                <w:rFonts w:asciiTheme="minorHAnsi" w:eastAsiaTheme="minorEastAsia" w:hAnsiTheme="minorHAnsi" w:cstheme="minorBidi"/>
                <w:noProof/>
                <w:color w:val="auto"/>
                <w:sz w:val="22"/>
                <w:szCs w:val="22"/>
              </w:rPr>
              <w:tab/>
            </w:r>
            <w:r w:rsidRPr="00EF1C9E">
              <w:rPr>
                <w:rStyle w:val="Hyperlink"/>
                <w:noProof/>
                <w:lang w:val="en"/>
              </w:rPr>
              <w:t>Mô hình âm học dựa trên mạng nơ ron học sâu</w:t>
            </w:r>
            <w:r>
              <w:rPr>
                <w:noProof/>
                <w:webHidden/>
              </w:rPr>
              <w:tab/>
            </w:r>
            <w:r>
              <w:rPr>
                <w:noProof/>
                <w:webHidden/>
              </w:rPr>
              <w:fldChar w:fldCharType="begin"/>
            </w:r>
            <w:r>
              <w:rPr>
                <w:noProof/>
                <w:webHidden/>
              </w:rPr>
              <w:instrText xml:space="preserve"> PAGEREF _Toc43559766 \h </w:instrText>
            </w:r>
          </w:ins>
          <w:r>
            <w:rPr>
              <w:noProof/>
              <w:webHidden/>
            </w:rPr>
          </w:r>
          <w:r>
            <w:rPr>
              <w:noProof/>
              <w:webHidden/>
            </w:rPr>
            <w:fldChar w:fldCharType="separate"/>
          </w:r>
          <w:ins w:id="69" w:author="Phan Trung Kien 20166322" w:date="2020-06-20T15:35:00Z">
            <w:r>
              <w:rPr>
                <w:noProof/>
                <w:webHidden/>
              </w:rPr>
              <w:t>20</w:t>
            </w:r>
            <w:r>
              <w:rPr>
                <w:noProof/>
                <w:webHidden/>
              </w:rPr>
              <w:fldChar w:fldCharType="end"/>
            </w:r>
            <w:r w:rsidRPr="00EF1C9E">
              <w:rPr>
                <w:rStyle w:val="Hyperlink"/>
                <w:noProof/>
              </w:rPr>
              <w:fldChar w:fldCharType="end"/>
            </w:r>
          </w:ins>
        </w:p>
        <w:p w14:paraId="49BA2C11" w14:textId="0375CF2A" w:rsidR="000A175D" w:rsidRDefault="000A175D">
          <w:pPr>
            <w:pStyle w:val="TOC3"/>
            <w:tabs>
              <w:tab w:val="left" w:pos="1760"/>
              <w:tab w:val="right" w:leader="dot" w:pos="8494"/>
            </w:tabs>
            <w:rPr>
              <w:ins w:id="70" w:author="Phan Trung Kien 20166322" w:date="2020-06-20T15:35:00Z"/>
              <w:rFonts w:asciiTheme="minorHAnsi" w:eastAsiaTheme="minorEastAsia" w:hAnsiTheme="minorHAnsi" w:cstheme="minorBidi"/>
              <w:noProof/>
              <w:color w:val="auto"/>
              <w:sz w:val="22"/>
              <w:szCs w:val="22"/>
            </w:rPr>
          </w:pPr>
          <w:ins w:id="71"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"_Toc43559767"</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2.2.3</w:t>
            </w:r>
            <w:r>
              <w:rPr>
                <w:rFonts w:asciiTheme="minorHAnsi" w:eastAsiaTheme="minorEastAsia" w:hAnsiTheme="minorHAnsi" w:cstheme="minorBidi"/>
                <w:noProof/>
                <w:color w:val="auto"/>
                <w:sz w:val="22"/>
                <w:szCs w:val="22"/>
              </w:rPr>
              <w:tab/>
            </w:r>
            <w:r w:rsidRPr="00EF1C9E">
              <w:rPr>
                <w:rStyle w:val="Hyperlink"/>
                <w:noProof/>
                <w:lang w:val="en"/>
              </w:rPr>
              <w:t>Vocoder</w:t>
            </w:r>
            <w:r>
              <w:rPr>
                <w:noProof/>
                <w:webHidden/>
              </w:rPr>
              <w:tab/>
            </w:r>
            <w:r>
              <w:rPr>
                <w:noProof/>
                <w:webHidden/>
              </w:rPr>
              <w:fldChar w:fldCharType="begin"/>
            </w:r>
            <w:r>
              <w:rPr>
                <w:noProof/>
                <w:webHidden/>
              </w:rPr>
              <w:instrText xml:space="preserve"> PAGEREF _Toc43559767 \h </w:instrText>
            </w:r>
          </w:ins>
          <w:r>
            <w:rPr>
              <w:noProof/>
              <w:webHidden/>
            </w:rPr>
          </w:r>
          <w:r>
            <w:rPr>
              <w:noProof/>
              <w:webHidden/>
            </w:rPr>
            <w:fldChar w:fldCharType="separate"/>
          </w:r>
          <w:ins w:id="72" w:author="Phan Trung Kien 20166322" w:date="2020-06-20T15:35:00Z">
            <w:r>
              <w:rPr>
                <w:noProof/>
                <w:webHidden/>
              </w:rPr>
              <w:t>21</w:t>
            </w:r>
            <w:r>
              <w:rPr>
                <w:noProof/>
                <w:webHidden/>
              </w:rPr>
              <w:fldChar w:fldCharType="end"/>
            </w:r>
            <w:r w:rsidRPr="00EF1C9E">
              <w:rPr>
                <w:rStyle w:val="Hyperlink"/>
                <w:noProof/>
              </w:rPr>
              <w:fldChar w:fldCharType="end"/>
            </w:r>
          </w:ins>
        </w:p>
        <w:p w14:paraId="063959DA" w14:textId="3B7BEEA6" w:rsidR="000A175D" w:rsidRDefault="000A175D">
          <w:pPr>
            <w:pStyle w:val="TOC2"/>
            <w:tabs>
              <w:tab w:val="left" w:pos="780"/>
              <w:tab w:val="right" w:leader="dot" w:pos="8494"/>
            </w:tabs>
            <w:rPr>
              <w:ins w:id="73" w:author="Phan Trung Kien 20166322" w:date="2020-06-20T15:35:00Z"/>
              <w:rFonts w:asciiTheme="minorHAnsi" w:eastAsiaTheme="minorEastAsia" w:hAnsiTheme="minorHAnsi" w:cstheme="minorBidi"/>
              <w:noProof/>
              <w:color w:val="auto"/>
              <w:sz w:val="22"/>
              <w:szCs w:val="22"/>
            </w:rPr>
          </w:pPr>
          <w:ins w:id="74"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"_Toc43559768"</w:instrText>
            </w:r>
            <w:r w:rsidRPr="00EF1C9E">
              <w:rPr>
                <w:rStyle w:val="Hyperlink"/>
                <w:noProof/>
              </w:rPr>
              <w:instrText xml:space="preserve"> </w:instrText>
            </w:r>
            <w:r w:rsidRPr="00EF1C9E">
              <w:rPr>
                <w:rStyle w:val="Hyperlink"/>
                <w:noProof/>
              </w:rPr>
              <w:fldChar w:fldCharType="separate"/>
            </w:r>
            <w:r w:rsidRPr="00EF1C9E">
              <w:rPr>
                <w:rStyle w:val="Hyperlink"/>
                <w:noProof/>
              </w:rPr>
              <w:t>2.3</w:t>
            </w:r>
            <w:r>
              <w:rPr>
                <w:rFonts w:asciiTheme="minorHAnsi" w:eastAsiaTheme="minorEastAsia" w:hAnsiTheme="minorHAnsi" w:cstheme="minorBidi"/>
                <w:noProof/>
                <w:color w:val="auto"/>
                <w:sz w:val="22"/>
                <w:szCs w:val="22"/>
              </w:rPr>
              <w:tab/>
            </w:r>
            <w:r w:rsidRPr="00EF1C9E">
              <w:rPr>
                <w:rStyle w:val="Hyperlink"/>
                <w:noProof/>
                <w:lang w:val="en"/>
              </w:rPr>
              <w:t>Chuyển đổi giọng nói dựa trên công nghệ học sâu</w:t>
            </w:r>
            <w:r>
              <w:rPr>
                <w:noProof/>
                <w:webHidden/>
              </w:rPr>
              <w:tab/>
            </w:r>
            <w:r>
              <w:rPr>
                <w:noProof/>
                <w:webHidden/>
              </w:rPr>
              <w:fldChar w:fldCharType="begin"/>
            </w:r>
            <w:r>
              <w:rPr>
                <w:noProof/>
                <w:webHidden/>
              </w:rPr>
              <w:instrText xml:space="preserve"> PAGEREF _Toc43559768 \h </w:instrText>
            </w:r>
          </w:ins>
          <w:r>
            <w:rPr>
              <w:noProof/>
              <w:webHidden/>
            </w:rPr>
          </w:r>
          <w:r>
            <w:rPr>
              <w:noProof/>
              <w:webHidden/>
            </w:rPr>
            <w:fldChar w:fldCharType="separate"/>
          </w:r>
          <w:ins w:id="75" w:author="Phan Trung Kien 20166322" w:date="2020-06-20T15:35:00Z">
            <w:r>
              <w:rPr>
                <w:noProof/>
                <w:webHidden/>
              </w:rPr>
              <w:t>24</w:t>
            </w:r>
            <w:r>
              <w:rPr>
                <w:noProof/>
                <w:webHidden/>
              </w:rPr>
              <w:fldChar w:fldCharType="end"/>
            </w:r>
            <w:r w:rsidRPr="00EF1C9E">
              <w:rPr>
                <w:rStyle w:val="Hyperlink"/>
                <w:noProof/>
              </w:rPr>
              <w:fldChar w:fldCharType="end"/>
            </w:r>
          </w:ins>
        </w:p>
        <w:p w14:paraId="6138B338" w14:textId="15A64258" w:rsidR="000A175D" w:rsidRDefault="000A175D">
          <w:pPr>
            <w:pStyle w:val="TOC1"/>
            <w:tabs>
              <w:tab w:val="right" w:leader="dot" w:pos="8494"/>
            </w:tabs>
            <w:rPr>
              <w:ins w:id="76" w:author="Phan Trung Kien 20166322" w:date="2020-06-20T15:35:00Z"/>
              <w:rFonts w:asciiTheme="minorHAnsi" w:eastAsiaTheme="minorEastAsia" w:hAnsiTheme="minorHAnsi" w:cstheme="minorBidi"/>
              <w:b w:val="0"/>
              <w:noProof/>
              <w:color w:val="auto"/>
              <w:sz w:val="22"/>
              <w:szCs w:val="22"/>
            </w:rPr>
          </w:pPr>
          <w:ins w:id="77"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"_Toc43559769"</w:instrText>
            </w:r>
            <w:r w:rsidRPr="00EF1C9E">
              <w:rPr>
                <w:rStyle w:val="Hyperlink"/>
                <w:noProof/>
              </w:rPr>
              <w:instrText xml:space="preserve"> </w:instrText>
            </w:r>
            <w:r w:rsidRPr="00EF1C9E">
              <w:rPr>
                <w:rStyle w:val="Hyperlink"/>
                <w:noProof/>
              </w:rPr>
              <w:fldChar w:fldCharType="separate"/>
            </w:r>
            <w:r w:rsidRPr="00EF1C9E">
              <w:rPr>
                <w:rStyle w:val="Hyperlink"/>
                <w:noProof/>
              </w:rPr>
              <w:t>CHƯƠNG 3.</w:t>
            </w:r>
            <w:r w:rsidRPr="00EF1C9E">
              <w:rPr>
                <w:rStyle w:val="Hyperlink"/>
                <w:noProof/>
                <w:lang w:val="en"/>
              </w:rPr>
              <w:t xml:space="preserve"> PHƯƠNG PHÁP ĐỀ XUẤT CHUYỂN ĐỔI GIỌNG NÓI TIẾNG VIỆT</w:t>
            </w:r>
            <w:r>
              <w:rPr>
                <w:noProof/>
                <w:webHidden/>
              </w:rPr>
              <w:tab/>
            </w:r>
            <w:r>
              <w:rPr>
                <w:noProof/>
                <w:webHidden/>
              </w:rPr>
              <w:fldChar w:fldCharType="begin"/>
            </w:r>
            <w:r>
              <w:rPr>
                <w:noProof/>
                <w:webHidden/>
              </w:rPr>
              <w:instrText xml:space="preserve"> PAGEREF _Toc43559769 \h </w:instrText>
            </w:r>
          </w:ins>
          <w:r>
            <w:rPr>
              <w:noProof/>
              <w:webHidden/>
            </w:rPr>
          </w:r>
          <w:r>
            <w:rPr>
              <w:noProof/>
              <w:webHidden/>
            </w:rPr>
            <w:fldChar w:fldCharType="separate"/>
          </w:r>
          <w:ins w:id="78" w:author="Phan Trung Kien 20166322" w:date="2020-06-20T15:35:00Z">
            <w:r>
              <w:rPr>
                <w:noProof/>
                <w:webHidden/>
              </w:rPr>
              <w:t>25</w:t>
            </w:r>
            <w:r>
              <w:rPr>
                <w:noProof/>
                <w:webHidden/>
              </w:rPr>
              <w:fldChar w:fldCharType="end"/>
            </w:r>
            <w:r w:rsidRPr="00EF1C9E">
              <w:rPr>
                <w:rStyle w:val="Hyperlink"/>
                <w:noProof/>
              </w:rPr>
              <w:fldChar w:fldCharType="end"/>
            </w:r>
          </w:ins>
        </w:p>
        <w:p w14:paraId="57405FEE" w14:textId="2D353494" w:rsidR="000A175D" w:rsidRDefault="000A175D">
          <w:pPr>
            <w:pStyle w:val="TOC2"/>
            <w:tabs>
              <w:tab w:val="left" w:pos="780"/>
              <w:tab w:val="right" w:leader="dot" w:pos="8494"/>
            </w:tabs>
            <w:rPr>
              <w:ins w:id="79" w:author="Phan Trung Kien 20166322" w:date="2020-06-20T15:35:00Z"/>
              <w:rFonts w:asciiTheme="minorHAnsi" w:eastAsiaTheme="minorEastAsia" w:hAnsiTheme="minorHAnsi" w:cstheme="minorBidi"/>
              <w:noProof/>
              <w:color w:val="auto"/>
              <w:sz w:val="22"/>
              <w:szCs w:val="22"/>
            </w:rPr>
          </w:pPr>
          <w:ins w:id="80"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"_Toc43559770"</w:instrText>
            </w:r>
            <w:r w:rsidRPr="00EF1C9E">
              <w:rPr>
                <w:rStyle w:val="Hyperlink"/>
                <w:noProof/>
              </w:rPr>
              <w:instrText xml:space="preserve"> </w:instrText>
            </w:r>
            <w:r w:rsidRPr="00EF1C9E">
              <w:rPr>
                <w:rStyle w:val="Hyperlink"/>
                <w:noProof/>
              </w:rPr>
              <w:fldChar w:fldCharType="separate"/>
            </w:r>
            <w:r w:rsidRPr="00EF1C9E">
              <w:rPr>
                <w:rStyle w:val="Hyperlink"/>
                <w:noProof/>
              </w:rPr>
              <w:t>3.1</w:t>
            </w:r>
            <w:r>
              <w:rPr>
                <w:rFonts w:asciiTheme="minorHAnsi" w:eastAsiaTheme="minorEastAsia" w:hAnsiTheme="minorHAnsi" w:cstheme="minorBidi"/>
                <w:noProof/>
                <w:color w:val="auto"/>
                <w:sz w:val="22"/>
                <w:szCs w:val="22"/>
              </w:rPr>
              <w:tab/>
            </w:r>
            <w:r w:rsidRPr="00EF1C9E">
              <w:rPr>
                <w:rStyle w:val="Hyperlink"/>
                <w:noProof/>
                <w:lang w:val="en"/>
              </w:rPr>
              <w:t>Mô hình cho quá trình tổng hợp tiếng nói</w:t>
            </w:r>
            <w:r>
              <w:rPr>
                <w:noProof/>
                <w:webHidden/>
              </w:rPr>
              <w:tab/>
            </w:r>
            <w:r>
              <w:rPr>
                <w:noProof/>
                <w:webHidden/>
              </w:rPr>
              <w:fldChar w:fldCharType="begin"/>
            </w:r>
            <w:r>
              <w:rPr>
                <w:noProof/>
                <w:webHidden/>
              </w:rPr>
              <w:instrText xml:space="preserve"> PAGEREF _Toc43559770 \h </w:instrText>
            </w:r>
          </w:ins>
          <w:r>
            <w:rPr>
              <w:noProof/>
              <w:webHidden/>
            </w:rPr>
          </w:r>
          <w:r>
            <w:rPr>
              <w:noProof/>
              <w:webHidden/>
            </w:rPr>
            <w:fldChar w:fldCharType="separate"/>
          </w:r>
          <w:ins w:id="81" w:author="Phan Trung Kien 20166322" w:date="2020-06-20T15:35:00Z">
            <w:r>
              <w:rPr>
                <w:noProof/>
                <w:webHidden/>
              </w:rPr>
              <w:t>25</w:t>
            </w:r>
            <w:r>
              <w:rPr>
                <w:noProof/>
                <w:webHidden/>
              </w:rPr>
              <w:fldChar w:fldCharType="end"/>
            </w:r>
            <w:r w:rsidRPr="00EF1C9E">
              <w:rPr>
                <w:rStyle w:val="Hyperlink"/>
                <w:noProof/>
              </w:rPr>
              <w:fldChar w:fldCharType="end"/>
            </w:r>
          </w:ins>
        </w:p>
        <w:p w14:paraId="5BAD1F93" w14:textId="15131175" w:rsidR="000A175D" w:rsidRDefault="000A175D">
          <w:pPr>
            <w:pStyle w:val="TOC3"/>
            <w:tabs>
              <w:tab w:val="left" w:pos="1760"/>
              <w:tab w:val="right" w:leader="dot" w:pos="8494"/>
            </w:tabs>
            <w:rPr>
              <w:ins w:id="82" w:author="Phan Trung Kien 20166322" w:date="2020-06-20T15:35:00Z"/>
              <w:rFonts w:asciiTheme="minorHAnsi" w:eastAsiaTheme="minorEastAsia" w:hAnsiTheme="minorHAnsi" w:cstheme="minorBidi"/>
              <w:noProof/>
              <w:color w:val="auto"/>
              <w:sz w:val="22"/>
              <w:szCs w:val="22"/>
            </w:rPr>
          </w:pPr>
          <w:ins w:id="83"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"_Toc43559771"</w:instrText>
            </w:r>
            <w:r w:rsidRPr="00EF1C9E">
              <w:rPr>
                <w:rStyle w:val="Hyperlink"/>
                <w:noProof/>
              </w:rPr>
              <w:instrText xml:space="preserve"> </w:instrText>
            </w:r>
            <w:r w:rsidRPr="00EF1C9E">
              <w:rPr>
                <w:rStyle w:val="Hyperlink"/>
                <w:noProof/>
              </w:rPr>
              <w:fldChar w:fldCharType="separate"/>
            </w:r>
            <w:r w:rsidRPr="00EF1C9E">
              <w:rPr>
                <w:rStyle w:val="Hyperlink"/>
                <w:noProof/>
              </w:rPr>
              <w:t>3.1.1</w:t>
            </w:r>
            <w:r>
              <w:rPr>
                <w:rFonts w:asciiTheme="minorHAnsi" w:eastAsiaTheme="minorEastAsia" w:hAnsiTheme="minorHAnsi" w:cstheme="minorBidi"/>
                <w:noProof/>
                <w:color w:val="auto"/>
                <w:sz w:val="22"/>
                <w:szCs w:val="22"/>
              </w:rPr>
              <w:tab/>
            </w:r>
            <w:r w:rsidRPr="00EF1C9E">
              <w:rPr>
                <w:rStyle w:val="Hyperlink"/>
                <w:noProof/>
                <w:lang w:val="en"/>
              </w:rPr>
              <w:t>Tổng quan mô hình</w:t>
            </w:r>
            <w:r>
              <w:rPr>
                <w:noProof/>
                <w:webHidden/>
              </w:rPr>
              <w:tab/>
            </w:r>
            <w:r>
              <w:rPr>
                <w:noProof/>
                <w:webHidden/>
              </w:rPr>
              <w:fldChar w:fldCharType="begin"/>
            </w:r>
            <w:r>
              <w:rPr>
                <w:noProof/>
                <w:webHidden/>
              </w:rPr>
              <w:instrText xml:space="preserve"> PAGEREF _Toc43559771 \h </w:instrText>
            </w:r>
          </w:ins>
          <w:r>
            <w:rPr>
              <w:noProof/>
              <w:webHidden/>
            </w:rPr>
          </w:r>
          <w:r>
            <w:rPr>
              <w:noProof/>
              <w:webHidden/>
            </w:rPr>
            <w:fldChar w:fldCharType="separate"/>
          </w:r>
          <w:ins w:id="84" w:author="Phan Trung Kien 20166322" w:date="2020-06-20T15:35:00Z">
            <w:r>
              <w:rPr>
                <w:noProof/>
                <w:webHidden/>
              </w:rPr>
              <w:t>25</w:t>
            </w:r>
            <w:r>
              <w:rPr>
                <w:noProof/>
                <w:webHidden/>
              </w:rPr>
              <w:fldChar w:fldCharType="end"/>
            </w:r>
            <w:r w:rsidRPr="00EF1C9E">
              <w:rPr>
                <w:rStyle w:val="Hyperlink"/>
                <w:noProof/>
              </w:rPr>
              <w:fldChar w:fldCharType="end"/>
            </w:r>
          </w:ins>
        </w:p>
        <w:p w14:paraId="1BA13CBF" w14:textId="07FB3237" w:rsidR="000A175D" w:rsidRDefault="000A175D">
          <w:pPr>
            <w:pStyle w:val="TOC3"/>
            <w:tabs>
              <w:tab w:val="left" w:pos="1760"/>
              <w:tab w:val="right" w:leader="dot" w:pos="8494"/>
            </w:tabs>
            <w:rPr>
              <w:ins w:id="85" w:author="Phan Trung Kien 20166322" w:date="2020-06-20T15:35:00Z"/>
              <w:rFonts w:asciiTheme="minorHAnsi" w:eastAsiaTheme="minorEastAsia" w:hAnsiTheme="minorHAnsi" w:cstheme="minorBidi"/>
              <w:noProof/>
              <w:color w:val="auto"/>
              <w:sz w:val="22"/>
              <w:szCs w:val="22"/>
            </w:rPr>
          </w:pPr>
          <w:ins w:id="86"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"_Toc43559772"</w:instrText>
            </w:r>
            <w:r w:rsidRPr="00EF1C9E">
              <w:rPr>
                <w:rStyle w:val="Hyperlink"/>
                <w:noProof/>
              </w:rPr>
              <w:instrText xml:space="preserve"> </w:instrText>
            </w:r>
            <w:r w:rsidRPr="00EF1C9E">
              <w:rPr>
                <w:rStyle w:val="Hyperlink"/>
                <w:noProof/>
              </w:rPr>
              <w:fldChar w:fldCharType="separate"/>
            </w:r>
            <w:r w:rsidRPr="00EF1C9E">
              <w:rPr>
                <w:rStyle w:val="Hyperlink"/>
                <w:noProof/>
              </w:rPr>
              <w:t>3.1.2</w:t>
            </w:r>
            <w:r>
              <w:rPr>
                <w:rFonts w:asciiTheme="minorHAnsi" w:eastAsiaTheme="minorEastAsia" w:hAnsiTheme="minorHAnsi" w:cstheme="minorBidi"/>
                <w:noProof/>
                <w:color w:val="auto"/>
                <w:sz w:val="22"/>
                <w:szCs w:val="22"/>
              </w:rPr>
              <w:tab/>
            </w:r>
            <w:r w:rsidRPr="00EF1C9E">
              <w:rPr>
                <w:rStyle w:val="Hyperlink"/>
                <w:noProof/>
                <w:lang w:val="en"/>
              </w:rPr>
              <w:t>Trích chọn đặc trưng ngôn ngữ</w:t>
            </w:r>
            <w:r>
              <w:rPr>
                <w:noProof/>
                <w:webHidden/>
              </w:rPr>
              <w:tab/>
            </w:r>
            <w:r>
              <w:rPr>
                <w:noProof/>
                <w:webHidden/>
              </w:rPr>
              <w:fldChar w:fldCharType="begin"/>
            </w:r>
            <w:r>
              <w:rPr>
                <w:noProof/>
                <w:webHidden/>
              </w:rPr>
              <w:instrText xml:space="preserve"> PAGEREF _Toc43559772 \h </w:instrText>
            </w:r>
          </w:ins>
          <w:r>
            <w:rPr>
              <w:noProof/>
              <w:webHidden/>
            </w:rPr>
          </w:r>
          <w:r>
            <w:rPr>
              <w:noProof/>
              <w:webHidden/>
            </w:rPr>
            <w:fldChar w:fldCharType="separate"/>
          </w:r>
          <w:ins w:id="87" w:author="Phan Trung Kien 20166322" w:date="2020-06-20T15:35:00Z">
            <w:r>
              <w:rPr>
                <w:noProof/>
                <w:webHidden/>
              </w:rPr>
              <w:t>25</w:t>
            </w:r>
            <w:r>
              <w:rPr>
                <w:noProof/>
                <w:webHidden/>
              </w:rPr>
              <w:fldChar w:fldCharType="end"/>
            </w:r>
            <w:r w:rsidRPr="00EF1C9E">
              <w:rPr>
                <w:rStyle w:val="Hyperlink"/>
                <w:noProof/>
              </w:rPr>
              <w:fldChar w:fldCharType="end"/>
            </w:r>
          </w:ins>
        </w:p>
        <w:p w14:paraId="13A425E9" w14:textId="7E5DC07E" w:rsidR="000A175D" w:rsidRDefault="000A175D">
          <w:pPr>
            <w:pStyle w:val="TOC3"/>
            <w:tabs>
              <w:tab w:val="left" w:pos="1760"/>
              <w:tab w:val="right" w:leader="dot" w:pos="8494"/>
            </w:tabs>
            <w:rPr>
              <w:ins w:id="88" w:author="Phan Trung Kien 20166322" w:date="2020-06-20T15:35:00Z"/>
              <w:rFonts w:asciiTheme="minorHAnsi" w:eastAsiaTheme="minorEastAsia" w:hAnsiTheme="minorHAnsi" w:cstheme="minorBidi"/>
              <w:noProof/>
              <w:color w:val="auto"/>
              <w:sz w:val="22"/>
              <w:szCs w:val="22"/>
            </w:rPr>
          </w:pPr>
          <w:ins w:id="89"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"_Toc43559773"</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3.1.3</w:t>
            </w:r>
            <w:r>
              <w:rPr>
                <w:rFonts w:asciiTheme="minorHAnsi" w:eastAsiaTheme="minorEastAsia" w:hAnsiTheme="minorHAnsi" w:cstheme="minorBidi"/>
                <w:noProof/>
                <w:color w:val="auto"/>
                <w:sz w:val="22"/>
                <w:szCs w:val="22"/>
              </w:rPr>
              <w:tab/>
            </w:r>
            <w:r w:rsidRPr="00EF1C9E">
              <w:rPr>
                <w:rStyle w:val="Hyperlink"/>
                <w:noProof/>
                <w:lang w:val="en"/>
              </w:rPr>
              <w:t>Trích chọn đặc trưng âm học</w:t>
            </w:r>
            <w:r>
              <w:rPr>
                <w:noProof/>
                <w:webHidden/>
              </w:rPr>
              <w:tab/>
            </w:r>
            <w:r>
              <w:rPr>
                <w:noProof/>
                <w:webHidden/>
              </w:rPr>
              <w:fldChar w:fldCharType="begin"/>
            </w:r>
            <w:r>
              <w:rPr>
                <w:noProof/>
                <w:webHidden/>
              </w:rPr>
              <w:instrText xml:space="preserve"> PAGEREF _Toc43559773 \h </w:instrText>
            </w:r>
          </w:ins>
          <w:r>
            <w:rPr>
              <w:noProof/>
              <w:webHidden/>
            </w:rPr>
          </w:r>
          <w:r>
            <w:rPr>
              <w:noProof/>
              <w:webHidden/>
            </w:rPr>
            <w:fldChar w:fldCharType="separate"/>
          </w:r>
          <w:ins w:id="90" w:author="Phan Trung Kien 20166322" w:date="2020-06-20T15:35:00Z">
            <w:r>
              <w:rPr>
                <w:noProof/>
                <w:webHidden/>
              </w:rPr>
              <w:t>26</w:t>
            </w:r>
            <w:r>
              <w:rPr>
                <w:noProof/>
                <w:webHidden/>
              </w:rPr>
              <w:fldChar w:fldCharType="end"/>
            </w:r>
            <w:r w:rsidRPr="00EF1C9E">
              <w:rPr>
                <w:rStyle w:val="Hyperlink"/>
                <w:noProof/>
              </w:rPr>
              <w:fldChar w:fldCharType="end"/>
            </w:r>
          </w:ins>
        </w:p>
        <w:p w14:paraId="1B4F09CE" w14:textId="05E11827" w:rsidR="000A175D" w:rsidRDefault="000A175D">
          <w:pPr>
            <w:pStyle w:val="TOC3"/>
            <w:tabs>
              <w:tab w:val="left" w:pos="1760"/>
              <w:tab w:val="right" w:leader="dot" w:pos="8494"/>
            </w:tabs>
            <w:rPr>
              <w:ins w:id="91" w:author="Phan Trung Kien 20166322" w:date="2020-06-20T15:35:00Z"/>
              <w:rFonts w:asciiTheme="minorHAnsi" w:eastAsiaTheme="minorEastAsia" w:hAnsiTheme="minorHAnsi" w:cstheme="minorBidi"/>
              <w:noProof/>
              <w:color w:val="auto"/>
              <w:sz w:val="22"/>
              <w:szCs w:val="22"/>
            </w:rPr>
          </w:pPr>
          <w:ins w:id="92" w:author="Phan Trung Kien 20166322" w:date="2020-06-20T15:35:00Z">
            <w:r w:rsidRPr="00EF1C9E">
              <w:rPr>
                <w:rStyle w:val="Hyperlink"/>
                <w:noProof/>
              </w:rPr>
              <w:lastRenderedPageBreak/>
              <w:fldChar w:fldCharType="begin"/>
            </w:r>
            <w:r w:rsidRPr="00EF1C9E">
              <w:rPr>
                <w:rStyle w:val="Hyperlink"/>
                <w:noProof/>
              </w:rPr>
              <w:instrText xml:space="preserve"> </w:instrText>
            </w:r>
            <w:r>
              <w:rPr>
                <w:noProof/>
              </w:rPr>
              <w:instrText>HYPERLINK \l "_Toc43559774"</w:instrText>
            </w:r>
            <w:r w:rsidRPr="00EF1C9E">
              <w:rPr>
                <w:rStyle w:val="Hyperlink"/>
                <w:noProof/>
              </w:rPr>
              <w:instrText xml:space="preserve"> </w:instrText>
            </w:r>
            <w:r w:rsidRPr="00EF1C9E">
              <w:rPr>
                <w:rStyle w:val="Hyperlink"/>
                <w:noProof/>
              </w:rPr>
              <w:fldChar w:fldCharType="separate"/>
            </w:r>
            <w:r w:rsidRPr="00EF1C9E">
              <w:rPr>
                <w:rStyle w:val="Hyperlink"/>
                <w:noProof/>
              </w:rPr>
              <w:t>3.1.4</w:t>
            </w:r>
            <w:r>
              <w:rPr>
                <w:rFonts w:asciiTheme="minorHAnsi" w:eastAsiaTheme="minorEastAsia" w:hAnsiTheme="minorHAnsi" w:cstheme="minorBidi"/>
                <w:noProof/>
                <w:color w:val="auto"/>
                <w:sz w:val="22"/>
                <w:szCs w:val="22"/>
              </w:rPr>
              <w:tab/>
            </w:r>
            <w:r w:rsidRPr="00EF1C9E">
              <w:rPr>
                <w:rStyle w:val="Hyperlink"/>
                <w:noProof/>
                <w:lang w:val="en"/>
              </w:rPr>
              <w:t>Mô hình dự đoán</w:t>
            </w:r>
            <w:r>
              <w:rPr>
                <w:noProof/>
                <w:webHidden/>
              </w:rPr>
              <w:tab/>
            </w:r>
            <w:r>
              <w:rPr>
                <w:noProof/>
                <w:webHidden/>
              </w:rPr>
              <w:fldChar w:fldCharType="begin"/>
            </w:r>
            <w:r>
              <w:rPr>
                <w:noProof/>
                <w:webHidden/>
              </w:rPr>
              <w:instrText xml:space="preserve"> PAGEREF _Toc43559774 \h </w:instrText>
            </w:r>
          </w:ins>
          <w:r>
            <w:rPr>
              <w:noProof/>
              <w:webHidden/>
            </w:rPr>
          </w:r>
          <w:r>
            <w:rPr>
              <w:noProof/>
              <w:webHidden/>
            </w:rPr>
            <w:fldChar w:fldCharType="separate"/>
          </w:r>
          <w:ins w:id="93" w:author="Phan Trung Kien 20166322" w:date="2020-06-20T15:35:00Z">
            <w:r>
              <w:rPr>
                <w:noProof/>
                <w:webHidden/>
              </w:rPr>
              <w:t>26</w:t>
            </w:r>
            <w:r>
              <w:rPr>
                <w:noProof/>
                <w:webHidden/>
              </w:rPr>
              <w:fldChar w:fldCharType="end"/>
            </w:r>
            <w:r w:rsidRPr="00EF1C9E">
              <w:rPr>
                <w:rStyle w:val="Hyperlink"/>
                <w:noProof/>
              </w:rPr>
              <w:fldChar w:fldCharType="end"/>
            </w:r>
          </w:ins>
        </w:p>
        <w:p w14:paraId="4237D31E" w14:textId="5228356E" w:rsidR="000A175D" w:rsidRDefault="000A175D">
          <w:pPr>
            <w:pStyle w:val="TOC3"/>
            <w:tabs>
              <w:tab w:val="left" w:pos="1760"/>
              <w:tab w:val="right" w:leader="dot" w:pos="8494"/>
            </w:tabs>
            <w:rPr>
              <w:ins w:id="94" w:author="Phan Trung Kien 20166322" w:date="2020-06-20T15:35:00Z"/>
              <w:rFonts w:asciiTheme="minorHAnsi" w:eastAsiaTheme="minorEastAsia" w:hAnsiTheme="minorHAnsi" w:cstheme="minorBidi"/>
              <w:noProof/>
              <w:color w:val="auto"/>
              <w:sz w:val="22"/>
              <w:szCs w:val="22"/>
            </w:rPr>
          </w:pPr>
          <w:ins w:id="95"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"_Toc43559775"</w:instrText>
            </w:r>
            <w:r w:rsidRPr="00EF1C9E">
              <w:rPr>
                <w:rStyle w:val="Hyperlink"/>
                <w:noProof/>
              </w:rPr>
              <w:instrText xml:space="preserve"> </w:instrText>
            </w:r>
            <w:r w:rsidRPr="00EF1C9E">
              <w:rPr>
                <w:rStyle w:val="Hyperlink"/>
                <w:noProof/>
              </w:rPr>
              <w:fldChar w:fldCharType="separate"/>
            </w:r>
            <w:r w:rsidRPr="00EF1C9E">
              <w:rPr>
                <w:rStyle w:val="Hyperlink"/>
                <w:noProof/>
              </w:rPr>
              <w:t>3.1.5</w:t>
            </w:r>
            <w:r>
              <w:rPr>
                <w:rFonts w:asciiTheme="minorHAnsi" w:eastAsiaTheme="minorEastAsia" w:hAnsiTheme="minorHAnsi" w:cstheme="minorBidi"/>
                <w:noProof/>
                <w:color w:val="auto"/>
                <w:sz w:val="22"/>
                <w:szCs w:val="22"/>
              </w:rPr>
              <w:tab/>
            </w:r>
            <w:r w:rsidRPr="00EF1C9E">
              <w:rPr>
                <w:rStyle w:val="Hyperlink"/>
                <w:noProof/>
                <w:lang w:val="en"/>
              </w:rPr>
              <w:t>Tổng hợp tiếng nói từ đặc trưng âm học</w:t>
            </w:r>
            <w:r>
              <w:rPr>
                <w:noProof/>
                <w:webHidden/>
              </w:rPr>
              <w:tab/>
            </w:r>
            <w:r>
              <w:rPr>
                <w:noProof/>
                <w:webHidden/>
              </w:rPr>
              <w:fldChar w:fldCharType="begin"/>
            </w:r>
            <w:r>
              <w:rPr>
                <w:noProof/>
                <w:webHidden/>
              </w:rPr>
              <w:instrText xml:space="preserve"> PAGEREF _Toc43559775 \h </w:instrText>
            </w:r>
          </w:ins>
          <w:r>
            <w:rPr>
              <w:noProof/>
              <w:webHidden/>
            </w:rPr>
          </w:r>
          <w:r>
            <w:rPr>
              <w:noProof/>
              <w:webHidden/>
            </w:rPr>
            <w:fldChar w:fldCharType="separate"/>
          </w:r>
          <w:ins w:id="96" w:author="Phan Trung Kien 20166322" w:date="2020-06-20T15:35:00Z">
            <w:r>
              <w:rPr>
                <w:noProof/>
                <w:webHidden/>
              </w:rPr>
              <w:t>28</w:t>
            </w:r>
            <w:r>
              <w:rPr>
                <w:noProof/>
                <w:webHidden/>
              </w:rPr>
              <w:fldChar w:fldCharType="end"/>
            </w:r>
            <w:r w:rsidRPr="00EF1C9E">
              <w:rPr>
                <w:rStyle w:val="Hyperlink"/>
                <w:noProof/>
              </w:rPr>
              <w:fldChar w:fldCharType="end"/>
            </w:r>
          </w:ins>
        </w:p>
        <w:p w14:paraId="72AAF0F9" w14:textId="15C3DF25" w:rsidR="000A175D" w:rsidRDefault="000A175D">
          <w:pPr>
            <w:pStyle w:val="TOC2"/>
            <w:tabs>
              <w:tab w:val="left" w:pos="780"/>
              <w:tab w:val="right" w:leader="dot" w:pos="8494"/>
            </w:tabs>
            <w:rPr>
              <w:ins w:id="97" w:author="Phan Trung Kien 20166322" w:date="2020-06-20T15:35:00Z"/>
              <w:rFonts w:asciiTheme="minorHAnsi" w:eastAsiaTheme="minorEastAsia" w:hAnsiTheme="minorHAnsi" w:cstheme="minorBidi"/>
              <w:noProof/>
              <w:color w:val="auto"/>
              <w:sz w:val="22"/>
              <w:szCs w:val="22"/>
            </w:rPr>
          </w:pPr>
          <w:ins w:id="98"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"_Toc43559776"</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3.2</w:t>
            </w:r>
            <w:r>
              <w:rPr>
                <w:rFonts w:asciiTheme="minorHAnsi" w:eastAsiaTheme="minorEastAsia" w:hAnsiTheme="minorHAnsi" w:cstheme="minorBidi"/>
                <w:noProof/>
                <w:color w:val="auto"/>
                <w:sz w:val="22"/>
                <w:szCs w:val="22"/>
              </w:rPr>
              <w:tab/>
            </w:r>
            <w:r w:rsidRPr="00EF1C9E">
              <w:rPr>
                <w:rStyle w:val="Hyperlink"/>
                <w:noProof/>
                <w:lang w:val="en"/>
              </w:rPr>
              <w:t>Sử dụng phương pháp Transfer Learning cho thích ứng giọng nói</w:t>
            </w:r>
            <w:r>
              <w:rPr>
                <w:noProof/>
                <w:webHidden/>
              </w:rPr>
              <w:tab/>
            </w:r>
            <w:r>
              <w:rPr>
                <w:noProof/>
                <w:webHidden/>
              </w:rPr>
              <w:fldChar w:fldCharType="begin"/>
            </w:r>
            <w:r>
              <w:rPr>
                <w:noProof/>
                <w:webHidden/>
              </w:rPr>
              <w:instrText xml:space="preserve"> PAGEREF _Toc43559776 \h </w:instrText>
            </w:r>
          </w:ins>
          <w:r>
            <w:rPr>
              <w:noProof/>
              <w:webHidden/>
            </w:rPr>
          </w:r>
          <w:r>
            <w:rPr>
              <w:noProof/>
              <w:webHidden/>
            </w:rPr>
            <w:fldChar w:fldCharType="separate"/>
          </w:r>
          <w:ins w:id="99" w:author="Phan Trung Kien 20166322" w:date="2020-06-20T15:35:00Z">
            <w:r>
              <w:rPr>
                <w:noProof/>
                <w:webHidden/>
              </w:rPr>
              <w:t>29</w:t>
            </w:r>
            <w:r>
              <w:rPr>
                <w:noProof/>
                <w:webHidden/>
              </w:rPr>
              <w:fldChar w:fldCharType="end"/>
            </w:r>
            <w:r w:rsidRPr="00EF1C9E">
              <w:rPr>
                <w:rStyle w:val="Hyperlink"/>
                <w:noProof/>
              </w:rPr>
              <w:fldChar w:fldCharType="end"/>
            </w:r>
          </w:ins>
        </w:p>
        <w:p w14:paraId="22EB80D0" w14:textId="5FF04B16" w:rsidR="000A175D" w:rsidRDefault="000A175D">
          <w:pPr>
            <w:pStyle w:val="TOC3"/>
            <w:tabs>
              <w:tab w:val="left" w:pos="1760"/>
              <w:tab w:val="right" w:leader="dot" w:pos="8494"/>
            </w:tabs>
            <w:rPr>
              <w:ins w:id="100" w:author="Phan Trung Kien 20166322" w:date="2020-06-20T15:35:00Z"/>
              <w:rFonts w:asciiTheme="minorHAnsi" w:eastAsiaTheme="minorEastAsia" w:hAnsiTheme="minorHAnsi" w:cstheme="minorBidi"/>
              <w:noProof/>
              <w:color w:val="auto"/>
              <w:sz w:val="22"/>
              <w:szCs w:val="22"/>
            </w:rPr>
          </w:pPr>
          <w:ins w:id="101"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"_Toc43559777"</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3.2.1</w:t>
            </w:r>
            <w:r>
              <w:rPr>
                <w:rFonts w:asciiTheme="minorHAnsi" w:eastAsiaTheme="minorEastAsia" w:hAnsiTheme="minorHAnsi" w:cstheme="minorBidi"/>
                <w:noProof/>
                <w:color w:val="auto"/>
                <w:sz w:val="22"/>
                <w:szCs w:val="22"/>
              </w:rPr>
              <w:tab/>
            </w:r>
            <w:r w:rsidRPr="00EF1C9E">
              <w:rPr>
                <w:rStyle w:val="Hyperlink"/>
                <w:noProof/>
                <w:lang w:val="en"/>
              </w:rPr>
              <w:t>Sử dụng mô hình gốc một người nói</w:t>
            </w:r>
            <w:r>
              <w:rPr>
                <w:noProof/>
                <w:webHidden/>
              </w:rPr>
              <w:tab/>
            </w:r>
            <w:r>
              <w:rPr>
                <w:noProof/>
                <w:webHidden/>
              </w:rPr>
              <w:fldChar w:fldCharType="begin"/>
            </w:r>
            <w:r>
              <w:rPr>
                <w:noProof/>
                <w:webHidden/>
              </w:rPr>
              <w:instrText xml:space="preserve"> PAGEREF _Toc43559777 \h </w:instrText>
            </w:r>
          </w:ins>
          <w:r>
            <w:rPr>
              <w:noProof/>
              <w:webHidden/>
            </w:rPr>
          </w:r>
          <w:r>
            <w:rPr>
              <w:noProof/>
              <w:webHidden/>
            </w:rPr>
            <w:fldChar w:fldCharType="separate"/>
          </w:r>
          <w:ins w:id="102" w:author="Phan Trung Kien 20166322" w:date="2020-06-20T15:35:00Z">
            <w:r>
              <w:rPr>
                <w:noProof/>
                <w:webHidden/>
              </w:rPr>
              <w:t>29</w:t>
            </w:r>
            <w:r>
              <w:rPr>
                <w:noProof/>
                <w:webHidden/>
              </w:rPr>
              <w:fldChar w:fldCharType="end"/>
            </w:r>
            <w:r w:rsidRPr="00EF1C9E">
              <w:rPr>
                <w:rStyle w:val="Hyperlink"/>
                <w:noProof/>
              </w:rPr>
              <w:fldChar w:fldCharType="end"/>
            </w:r>
          </w:ins>
        </w:p>
        <w:p w14:paraId="3FB964E2" w14:textId="4EA0078D" w:rsidR="000A175D" w:rsidRDefault="000A175D">
          <w:pPr>
            <w:pStyle w:val="TOC3"/>
            <w:tabs>
              <w:tab w:val="left" w:pos="1760"/>
              <w:tab w:val="right" w:leader="dot" w:pos="8494"/>
            </w:tabs>
            <w:rPr>
              <w:ins w:id="103" w:author="Phan Trung Kien 20166322" w:date="2020-06-20T15:35:00Z"/>
              <w:rFonts w:asciiTheme="minorHAnsi" w:eastAsiaTheme="minorEastAsia" w:hAnsiTheme="minorHAnsi" w:cstheme="minorBidi"/>
              <w:noProof/>
              <w:color w:val="auto"/>
              <w:sz w:val="22"/>
              <w:szCs w:val="22"/>
            </w:rPr>
          </w:pPr>
          <w:ins w:id="104"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"_Toc43559778"</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3.2.2</w:t>
            </w:r>
            <w:r>
              <w:rPr>
                <w:rFonts w:asciiTheme="minorHAnsi" w:eastAsiaTheme="minorEastAsia" w:hAnsiTheme="minorHAnsi" w:cstheme="minorBidi"/>
                <w:noProof/>
                <w:color w:val="auto"/>
                <w:sz w:val="22"/>
                <w:szCs w:val="22"/>
              </w:rPr>
              <w:tab/>
            </w:r>
            <w:r w:rsidRPr="00EF1C9E">
              <w:rPr>
                <w:rStyle w:val="Hyperlink"/>
                <w:noProof/>
                <w:lang w:val="en"/>
              </w:rPr>
              <w:t>Sử dụng mô hình gốc nhiều người nói</w:t>
            </w:r>
            <w:r>
              <w:rPr>
                <w:noProof/>
                <w:webHidden/>
              </w:rPr>
              <w:tab/>
            </w:r>
            <w:r>
              <w:rPr>
                <w:noProof/>
                <w:webHidden/>
              </w:rPr>
              <w:fldChar w:fldCharType="begin"/>
            </w:r>
            <w:r>
              <w:rPr>
                <w:noProof/>
                <w:webHidden/>
              </w:rPr>
              <w:instrText xml:space="preserve"> PAGEREF _Toc43559778 \h </w:instrText>
            </w:r>
          </w:ins>
          <w:r>
            <w:rPr>
              <w:noProof/>
              <w:webHidden/>
            </w:rPr>
          </w:r>
          <w:r>
            <w:rPr>
              <w:noProof/>
              <w:webHidden/>
            </w:rPr>
            <w:fldChar w:fldCharType="separate"/>
          </w:r>
          <w:ins w:id="105" w:author="Phan Trung Kien 20166322" w:date="2020-06-20T15:35:00Z">
            <w:r>
              <w:rPr>
                <w:noProof/>
                <w:webHidden/>
              </w:rPr>
              <w:t>29</w:t>
            </w:r>
            <w:r>
              <w:rPr>
                <w:noProof/>
                <w:webHidden/>
              </w:rPr>
              <w:fldChar w:fldCharType="end"/>
            </w:r>
            <w:r w:rsidRPr="00EF1C9E">
              <w:rPr>
                <w:rStyle w:val="Hyperlink"/>
                <w:noProof/>
              </w:rPr>
              <w:fldChar w:fldCharType="end"/>
            </w:r>
          </w:ins>
        </w:p>
        <w:p w14:paraId="46600A38" w14:textId="0D40783F" w:rsidR="000A175D" w:rsidRDefault="000A175D">
          <w:pPr>
            <w:pStyle w:val="TOC2"/>
            <w:tabs>
              <w:tab w:val="left" w:pos="780"/>
              <w:tab w:val="right" w:leader="dot" w:pos="8494"/>
            </w:tabs>
            <w:rPr>
              <w:ins w:id="106" w:author="Phan Trung Kien 20166322" w:date="2020-06-20T15:35:00Z"/>
              <w:rFonts w:asciiTheme="minorHAnsi" w:eastAsiaTheme="minorEastAsia" w:hAnsiTheme="minorHAnsi" w:cstheme="minorBidi"/>
              <w:noProof/>
              <w:color w:val="auto"/>
              <w:sz w:val="22"/>
              <w:szCs w:val="22"/>
            </w:rPr>
          </w:pPr>
          <w:ins w:id="107"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"_Toc43559779"</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3.3</w:t>
            </w:r>
            <w:r>
              <w:rPr>
                <w:rFonts w:asciiTheme="minorHAnsi" w:eastAsiaTheme="minorEastAsia" w:hAnsiTheme="minorHAnsi" w:cstheme="minorBidi"/>
                <w:noProof/>
                <w:color w:val="auto"/>
                <w:sz w:val="22"/>
                <w:szCs w:val="22"/>
              </w:rPr>
              <w:tab/>
            </w:r>
            <w:r w:rsidRPr="00EF1C9E">
              <w:rPr>
                <w:rStyle w:val="Hyperlink"/>
                <w:noProof/>
                <w:lang w:val="en"/>
              </w:rPr>
              <w:t>Sử dụng vec-tơ mã hóa người nói cho thích ứng giọng nói</w:t>
            </w:r>
            <w:r>
              <w:rPr>
                <w:noProof/>
                <w:webHidden/>
              </w:rPr>
              <w:tab/>
            </w:r>
            <w:r>
              <w:rPr>
                <w:noProof/>
                <w:webHidden/>
              </w:rPr>
              <w:fldChar w:fldCharType="begin"/>
            </w:r>
            <w:r>
              <w:rPr>
                <w:noProof/>
                <w:webHidden/>
              </w:rPr>
              <w:instrText xml:space="preserve"> PAGEREF _Toc43559779 \h </w:instrText>
            </w:r>
          </w:ins>
          <w:r>
            <w:rPr>
              <w:noProof/>
              <w:webHidden/>
            </w:rPr>
          </w:r>
          <w:r>
            <w:rPr>
              <w:noProof/>
              <w:webHidden/>
            </w:rPr>
            <w:fldChar w:fldCharType="separate"/>
          </w:r>
          <w:ins w:id="108" w:author="Phan Trung Kien 20166322" w:date="2020-06-20T15:35:00Z">
            <w:r>
              <w:rPr>
                <w:noProof/>
                <w:webHidden/>
              </w:rPr>
              <w:t>29</w:t>
            </w:r>
            <w:r>
              <w:rPr>
                <w:noProof/>
                <w:webHidden/>
              </w:rPr>
              <w:fldChar w:fldCharType="end"/>
            </w:r>
            <w:r w:rsidRPr="00EF1C9E">
              <w:rPr>
                <w:rStyle w:val="Hyperlink"/>
                <w:noProof/>
              </w:rPr>
              <w:fldChar w:fldCharType="end"/>
            </w:r>
          </w:ins>
        </w:p>
        <w:p w14:paraId="6D74D132" w14:textId="62159AA6" w:rsidR="000A175D" w:rsidRDefault="000A175D">
          <w:pPr>
            <w:pStyle w:val="TOC3"/>
            <w:tabs>
              <w:tab w:val="left" w:pos="1760"/>
              <w:tab w:val="right" w:leader="dot" w:pos="8494"/>
            </w:tabs>
            <w:rPr>
              <w:ins w:id="109" w:author="Phan Trung Kien 20166322" w:date="2020-06-20T15:35:00Z"/>
              <w:rFonts w:asciiTheme="minorHAnsi" w:eastAsiaTheme="minorEastAsia" w:hAnsiTheme="minorHAnsi" w:cstheme="minorBidi"/>
              <w:noProof/>
              <w:color w:val="auto"/>
              <w:sz w:val="22"/>
              <w:szCs w:val="22"/>
            </w:rPr>
          </w:pPr>
          <w:ins w:id="110"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"_Toc43559780"</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3.3.1</w:t>
            </w:r>
            <w:r>
              <w:rPr>
                <w:rFonts w:asciiTheme="minorHAnsi" w:eastAsiaTheme="minorEastAsia" w:hAnsiTheme="minorHAnsi" w:cstheme="minorBidi"/>
                <w:noProof/>
                <w:color w:val="auto"/>
                <w:sz w:val="22"/>
                <w:szCs w:val="22"/>
              </w:rPr>
              <w:tab/>
            </w:r>
            <w:r w:rsidRPr="00EF1C9E">
              <w:rPr>
                <w:rStyle w:val="Hyperlink"/>
                <w:noProof/>
                <w:lang w:val="en"/>
              </w:rPr>
              <w:t>One-hot encoding</w:t>
            </w:r>
            <w:r>
              <w:rPr>
                <w:noProof/>
                <w:webHidden/>
              </w:rPr>
              <w:tab/>
            </w:r>
            <w:r>
              <w:rPr>
                <w:noProof/>
                <w:webHidden/>
              </w:rPr>
              <w:fldChar w:fldCharType="begin"/>
            </w:r>
            <w:r>
              <w:rPr>
                <w:noProof/>
                <w:webHidden/>
              </w:rPr>
              <w:instrText xml:space="preserve"> PAGEREF _Toc43559780 \h </w:instrText>
            </w:r>
          </w:ins>
          <w:r>
            <w:rPr>
              <w:noProof/>
              <w:webHidden/>
            </w:rPr>
          </w:r>
          <w:r>
            <w:rPr>
              <w:noProof/>
              <w:webHidden/>
            </w:rPr>
            <w:fldChar w:fldCharType="separate"/>
          </w:r>
          <w:ins w:id="111" w:author="Phan Trung Kien 20166322" w:date="2020-06-20T15:35:00Z">
            <w:r>
              <w:rPr>
                <w:noProof/>
                <w:webHidden/>
              </w:rPr>
              <w:t>29</w:t>
            </w:r>
            <w:r>
              <w:rPr>
                <w:noProof/>
                <w:webHidden/>
              </w:rPr>
              <w:fldChar w:fldCharType="end"/>
            </w:r>
            <w:r w:rsidRPr="00EF1C9E">
              <w:rPr>
                <w:rStyle w:val="Hyperlink"/>
                <w:noProof/>
              </w:rPr>
              <w:fldChar w:fldCharType="end"/>
            </w:r>
          </w:ins>
        </w:p>
        <w:p w14:paraId="358A569D" w14:textId="5E91ED7C" w:rsidR="000A175D" w:rsidRDefault="000A175D">
          <w:pPr>
            <w:pStyle w:val="TOC3"/>
            <w:tabs>
              <w:tab w:val="left" w:pos="1760"/>
              <w:tab w:val="right" w:leader="dot" w:pos="8494"/>
            </w:tabs>
            <w:rPr>
              <w:ins w:id="112" w:author="Phan Trung Kien 20166322" w:date="2020-06-20T15:35:00Z"/>
              <w:rFonts w:asciiTheme="minorHAnsi" w:eastAsiaTheme="minorEastAsia" w:hAnsiTheme="minorHAnsi" w:cstheme="minorBidi"/>
              <w:noProof/>
              <w:color w:val="auto"/>
              <w:sz w:val="22"/>
              <w:szCs w:val="22"/>
            </w:rPr>
          </w:pPr>
          <w:ins w:id="113"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"_Toc43559781"</w:instrText>
            </w:r>
            <w:r w:rsidRPr="00EF1C9E">
              <w:rPr>
                <w:rStyle w:val="Hyperlink"/>
                <w:noProof/>
              </w:rPr>
              <w:instrText xml:space="preserve"> </w:instrText>
            </w:r>
            <w:r w:rsidRPr="00EF1C9E">
              <w:rPr>
                <w:rStyle w:val="Hyperlink"/>
                <w:noProof/>
              </w:rPr>
              <w:fldChar w:fldCharType="separate"/>
            </w:r>
            <w:r w:rsidRPr="00EF1C9E">
              <w:rPr>
                <w:rStyle w:val="Hyperlink"/>
                <w:noProof/>
              </w:rPr>
              <w:t>3.3.2</w:t>
            </w:r>
            <w:r>
              <w:rPr>
                <w:rFonts w:asciiTheme="minorHAnsi" w:eastAsiaTheme="minorEastAsia" w:hAnsiTheme="minorHAnsi" w:cstheme="minorBidi"/>
                <w:noProof/>
                <w:color w:val="auto"/>
                <w:sz w:val="22"/>
                <w:szCs w:val="22"/>
              </w:rPr>
              <w:tab/>
            </w:r>
            <w:r w:rsidRPr="00EF1C9E">
              <w:rPr>
                <w:rStyle w:val="Hyperlink"/>
                <w:noProof/>
                <w:lang w:val="en"/>
              </w:rPr>
              <w:t>X-vector</w:t>
            </w:r>
            <w:r>
              <w:rPr>
                <w:noProof/>
                <w:webHidden/>
              </w:rPr>
              <w:tab/>
            </w:r>
            <w:r>
              <w:rPr>
                <w:noProof/>
                <w:webHidden/>
              </w:rPr>
              <w:fldChar w:fldCharType="begin"/>
            </w:r>
            <w:r>
              <w:rPr>
                <w:noProof/>
                <w:webHidden/>
              </w:rPr>
              <w:instrText xml:space="preserve"> PAGEREF _Toc43559781 \h </w:instrText>
            </w:r>
          </w:ins>
          <w:r>
            <w:rPr>
              <w:noProof/>
              <w:webHidden/>
            </w:rPr>
          </w:r>
          <w:r>
            <w:rPr>
              <w:noProof/>
              <w:webHidden/>
            </w:rPr>
            <w:fldChar w:fldCharType="separate"/>
          </w:r>
          <w:ins w:id="114" w:author="Phan Trung Kien 20166322" w:date="2020-06-20T15:35:00Z">
            <w:r>
              <w:rPr>
                <w:noProof/>
                <w:webHidden/>
              </w:rPr>
              <w:t>30</w:t>
            </w:r>
            <w:r>
              <w:rPr>
                <w:noProof/>
                <w:webHidden/>
              </w:rPr>
              <w:fldChar w:fldCharType="end"/>
            </w:r>
            <w:r w:rsidRPr="00EF1C9E">
              <w:rPr>
                <w:rStyle w:val="Hyperlink"/>
                <w:noProof/>
              </w:rPr>
              <w:fldChar w:fldCharType="end"/>
            </w:r>
          </w:ins>
        </w:p>
        <w:p w14:paraId="17298ACC" w14:textId="45626403" w:rsidR="000A175D" w:rsidRDefault="000A175D">
          <w:pPr>
            <w:pStyle w:val="TOC1"/>
            <w:tabs>
              <w:tab w:val="right" w:leader="dot" w:pos="8494"/>
            </w:tabs>
            <w:rPr>
              <w:ins w:id="115" w:author="Phan Trung Kien 20166322" w:date="2020-06-20T15:35:00Z"/>
              <w:rFonts w:asciiTheme="minorHAnsi" w:eastAsiaTheme="minorEastAsia" w:hAnsiTheme="minorHAnsi" w:cstheme="minorBidi"/>
              <w:b w:val="0"/>
              <w:noProof/>
              <w:color w:val="auto"/>
              <w:sz w:val="22"/>
              <w:szCs w:val="22"/>
            </w:rPr>
          </w:pPr>
          <w:ins w:id="116"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"_Toc43559782"</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CHƯƠNG 4. THỬ NGHIỆM VÀ VÀ ĐÁNH GIÁ</w:t>
            </w:r>
            <w:r>
              <w:rPr>
                <w:noProof/>
                <w:webHidden/>
              </w:rPr>
              <w:tab/>
            </w:r>
            <w:r>
              <w:rPr>
                <w:noProof/>
                <w:webHidden/>
              </w:rPr>
              <w:fldChar w:fldCharType="begin"/>
            </w:r>
            <w:r>
              <w:rPr>
                <w:noProof/>
                <w:webHidden/>
              </w:rPr>
              <w:instrText xml:space="preserve"> PAGEREF _Toc43559782 \h </w:instrText>
            </w:r>
          </w:ins>
          <w:r>
            <w:rPr>
              <w:noProof/>
              <w:webHidden/>
            </w:rPr>
          </w:r>
          <w:r>
            <w:rPr>
              <w:noProof/>
              <w:webHidden/>
            </w:rPr>
            <w:fldChar w:fldCharType="separate"/>
          </w:r>
          <w:ins w:id="117" w:author="Phan Trung Kien 20166322" w:date="2020-06-20T15:35:00Z">
            <w:r>
              <w:rPr>
                <w:noProof/>
                <w:webHidden/>
              </w:rPr>
              <w:t>31</w:t>
            </w:r>
            <w:r>
              <w:rPr>
                <w:noProof/>
                <w:webHidden/>
              </w:rPr>
              <w:fldChar w:fldCharType="end"/>
            </w:r>
            <w:r w:rsidRPr="00EF1C9E">
              <w:rPr>
                <w:rStyle w:val="Hyperlink"/>
                <w:noProof/>
              </w:rPr>
              <w:fldChar w:fldCharType="end"/>
            </w:r>
          </w:ins>
        </w:p>
        <w:p w14:paraId="2FBE6BB5" w14:textId="047D0515" w:rsidR="000A175D" w:rsidRDefault="000A175D">
          <w:pPr>
            <w:pStyle w:val="TOC2"/>
            <w:tabs>
              <w:tab w:val="left" w:pos="780"/>
              <w:tab w:val="right" w:leader="dot" w:pos="8494"/>
            </w:tabs>
            <w:rPr>
              <w:ins w:id="118" w:author="Phan Trung Kien 20166322" w:date="2020-06-20T15:35:00Z"/>
              <w:rFonts w:asciiTheme="minorHAnsi" w:eastAsiaTheme="minorEastAsia" w:hAnsiTheme="minorHAnsi" w:cstheme="minorBidi"/>
              <w:noProof/>
              <w:color w:val="auto"/>
              <w:sz w:val="22"/>
              <w:szCs w:val="22"/>
            </w:rPr>
          </w:pPr>
          <w:ins w:id="119"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"_Toc43559783"</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4.1</w:t>
            </w:r>
            <w:r>
              <w:rPr>
                <w:rFonts w:asciiTheme="minorHAnsi" w:eastAsiaTheme="minorEastAsia" w:hAnsiTheme="minorHAnsi" w:cstheme="minorBidi"/>
                <w:noProof/>
                <w:color w:val="auto"/>
                <w:sz w:val="22"/>
                <w:szCs w:val="22"/>
              </w:rPr>
              <w:tab/>
            </w:r>
            <w:r w:rsidRPr="00EF1C9E">
              <w:rPr>
                <w:rStyle w:val="Hyperlink"/>
                <w:noProof/>
                <w:lang w:val="en"/>
              </w:rPr>
              <w:t>Xử lý dữ liệu</w:t>
            </w:r>
            <w:r>
              <w:rPr>
                <w:noProof/>
                <w:webHidden/>
              </w:rPr>
              <w:tab/>
            </w:r>
            <w:r>
              <w:rPr>
                <w:noProof/>
                <w:webHidden/>
              </w:rPr>
              <w:fldChar w:fldCharType="begin"/>
            </w:r>
            <w:r>
              <w:rPr>
                <w:noProof/>
                <w:webHidden/>
              </w:rPr>
              <w:instrText xml:space="preserve"> PAGEREF _Toc43559783 \h </w:instrText>
            </w:r>
          </w:ins>
          <w:r>
            <w:rPr>
              <w:noProof/>
              <w:webHidden/>
            </w:rPr>
          </w:r>
          <w:r>
            <w:rPr>
              <w:noProof/>
              <w:webHidden/>
            </w:rPr>
            <w:fldChar w:fldCharType="separate"/>
          </w:r>
          <w:ins w:id="120" w:author="Phan Trung Kien 20166322" w:date="2020-06-20T15:35:00Z">
            <w:r>
              <w:rPr>
                <w:noProof/>
                <w:webHidden/>
              </w:rPr>
              <w:t>31</w:t>
            </w:r>
            <w:r>
              <w:rPr>
                <w:noProof/>
                <w:webHidden/>
              </w:rPr>
              <w:fldChar w:fldCharType="end"/>
            </w:r>
            <w:r w:rsidRPr="00EF1C9E">
              <w:rPr>
                <w:rStyle w:val="Hyperlink"/>
                <w:noProof/>
              </w:rPr>
              <w:fldChar w:fldCharType="end"/>
            </w:r>
          </w:ins>
        </w:p>
        <w:p w14:paraId="3736D00D" w14:textId="71EE1736" w:rsidR="000A175D" w:rsidRDefault="000A175D">
          <w:pPr>
            <w:pStyle w:val="TOC3"/>
            <w:tabs>
              <w:tab w:val="left" w:pos="1760"/>
              <w:tab w:val="right" w:leader="dot" w:pos="8494"/>
            </w:tabs>
            <w:rPr>
              <w:ins w:id="121" w:author="Phan Trung Kien 20166322" w:date="2020-06-20T15:35:00Z"/>
              <w:rFonts w:asciiTheme="minorHAnsi" w:eastAsiaTheme="minorEastAsia" w:hAnsiTheme="minorHAnsi" w:cstheme="minorBidi"/>
              <w:noProof/>
              <w:color w:val="auto"/>
              <w:sz w:val="22"/>
              <w:szCs w:val="22"/>
            </w:rPr>
          </w:pPr>
          <w:ins w:id="122"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"_Toc43559784"</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4.1.1</w:t>
            </w:r>
            <w:r>
              <w:rPr>
                <w:rFonts w:asciiTheme="minorHAnsi" w:eastAsiaTheme="minorEastAsia" w:hAnsiTheme="minorHAnsi" w:cstheme="minorBidi"/>
                <w:noProof/>
                <w:color w:val="auto"/>
                <w:sz w:val="22"/>
                <w:szCs w:val="22"/>
              </w:rPr>
              <w:tab/>
            </w:r>
            <w:r w:rsidRPr="00EF1C9E">
              <w:rPr>
                <w:rStyle w:val="Hyperlink"/>
                <w:noProof/>
                <w:lang w:val="en"/>
              </w:rPr>
              <w:t>Chuẩn hóa văn bản</w:t>
            </w:r>
            <w:r>
              <w:rPr>
                <w:noProof/>
                <w:webHidden/>
              </w:rPr>
              <w:tab/>
            </w:r>
            <w:r>
              <w:rPr>
                <w:noProof/>
                <w:webHidden/>
              </w:rPr>
              <w:fldChar w:fldCharType="begin"/>
            </w:r>
            <w:r>
              <w:rPr>
                <w:noProof/>
                <w:webHidden/>
              </w:rPr>
              <w:instrText xml:space="preserve"> PAGEREF _Toc43559784 \h </w:instrText>
            </w:r>
          </w:ins>
          <w:r>
            <w:rPr>
              <w:noProof/>
              <w:webHidden/>
            </w:rPr>
          </w:r>
          <w:r>
            <w:rPr>
              <w:noProof/>
              <w:webHidden/>
            </w:rPr>
            <w:fldChar w:fldCharType="separate"/>
          </w:r>
          <w:ins w:id="123" w:author="Phan Trung Kien 20166322" w:date="2020-06-20T15:35:00Z">
            <w:r>
              <w:rPr>
                <w:noProof/>
                <w:webHidden/>
              </w:rPr>
              <w:t>31</w:t>
            </w:r>
            <w:r>
              <w:rPr>
                <w:noProof/>
                <w:webHidden/>
              </w:rPr>
              <w:fldChar w:fldCharType="end"/>
            </w:r>
            <w:r w:rsidRPr="00EF1C9E">
              <w:rPr>
                <w:rStyle w:val="Hyperlink"/>
                <w:noProof/>
              </w:rPr>
              <w:fldChar w:fldCharType="end"/>
            </w:r>
          </w:ins>
        </w:p>
        <w:p w14:paraId="4CD85FA2" w14:textId="556550CD" w:rsidR="000A175D" w:rsidRDefault="000A175D">
          <w:pPr>
            <w:pStyle w:val="TOC3"/>
            <w:tabs>
              <w:tab w:val="left" w:pos="1760"/>
              <w:tab w:val="right" w:leader="dot" w:pos="8494"/>
            </w:tabs>
            <w:rPr>
              <w:ins w:id="124" w:author="Phan Trung Kien 20166322" w:date="2020-06-20T15:35:00Z"/>
              <w:rFonts w:asciiTheme="minorHAnsi" w:eastAsiaTheme="minorEastAsia" w:hAnsiTheme="minorHAnsi" w:cstheme="minorBidi"/>
              <w:noProof/>
              <w:color w:val="auto"/>
              <w:sz w:val="22"/>
              <w:szCs w:val="22"/>
            </w:rPr>
          </w:pPr>
          <w:ins w:id="125"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"_Toc43559785"</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4.1.2</w:t>
            </w:r>
            <w:r>
              <w:rPr>
                <w:rFonts w:asciiTheme="minorHAnsi" w:eastAsiaTheme="minorEastAsia" w:hAnsiTheme="minorHAnsi" w:cstheme="minorBidi"/>
                <w:noProof/>
                <w:color w:val="auto"/>
                <w:sz w:val="22"/>
                <w:szCs w:val="22"/>
              </w:rPr>
              <w:tab/>
            </w:r>
            <w:r w:rsidRPr="00EF1C9E">
              <w:rPr>
                <w:rStyle w:val="Hyperlink"/>
                <w:noProof/>
                <w:lang w:val="en"/>
              </w:rPr>
              <w:t>Phân phối bộ dữ liệu</w:t>
            </w:r>
            <w:r>
              <w:rPr>
                <w:noProof/>
                <w:webHidden/>
              </w:rPr>
              <w:tab/>
            </w:r>
            <w:r>
              <w:rPr>
                <w:noProof/>
                <w:webHidden/>
              </w:rPr>
              <w:fldChar w:fldCharType="begin"/>
            </w:r>
            <w:r>
              <w:rPr>
                <w:noProof/>
                <w:webHidden/>
              </w:rPr>
              <w:instrText xml:space="preserve"> PAGEREF _Toc43559785 \h </w:instrText>
            </w:r>
          </w:ins>
          <w:r>
            <w:rPr>
              <w:noProof/>
              <w:webHidden/>
            </w:rPr>
          </w:r>
          <w:r>
            <w:rPr>
              <w:noProof/>
              <w:webHidden/>
            </w:rPr>
            <w:fldChar w:fldCharType="separate"/>
          </w:r>
          <w:ins w:id="126" w:author="Phan Trung Kien 20166322" w:date="2020-06-20T15:35:00Z">
            <w:r>
              <w:rPr>
                <w:noProof/>
                <w:webHidden/>
              </w:rPr>
              <w:t>32</w:t>
            </w:r>
            <w:r>
              <w:rPr>
                <w:noProof/>
                <w:webHidden/>
              </w:rPr>
              <w:fldChar w:fldCharType="end"/>
            </w:r>
            <w:r w:rsidRPr="00EF1C9E">
              <w:rPr>
                <w:rStyle w:val="Hyperlink"/>
                <w:noProof/>
              </w:rPr>
              <w:fldChar w:fldCharType="end"/>
            </w:r>
          </w:ins>
        </w:p>
        <w:p w14:paraId="23D9ACAF" w14:textId="067448E5" w:rsidR="000A175D" w:rsidRDefault="000A175D">
          <w:pPr>
            <w:pStyle w:val="TOC2"/>
            <w:tabs>
              <w:tab w:val="left" w:pos="780"/>
              <w:tab w:val="right" w:leader="dot" w:pos="8494"/>
            </w:tabs>
            <w:rPr>
              <w:ins w:id="127" w:author="Phan Trung Kien 20166322" w:date="2020-06-20T15:35:00Z"/>
              <w:rFonts w:asciiTheme="minorHAnsi" w:eastAsiaTheme="minorEastAsia" w:hAnsiTheme="minorHAnsi" w:cstheme="minorBidi"/>
              <w:noProof/>
              <w:color w:val="auto"/>
              <w:sz w:val="22"/>
              <w:szCs w:val="22"/>
            </w:rPr>
          </w:pPr>
          <w:ins w:id="128"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"_Toc43559786"</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4.2</w:t>
            </w:r>
            <w:r>
              <w:rPr>
                <w:rFonts w:asciiTheme="minorHAnsi" w:eastAsiaTheme="minorEastAsia" w:hAnsiTheme="minorHAnsi" w:cstheme="minorBidi"/>
                <w:noProof/>
                <w:color w:val="auto"/>
                <w:sz w:val="22"/>
                <w:szCs w:val="22"/>
              </w:rPr>
              <w:tab/>
            </w:r>
            <w:r w:rsidRPr="00EF1C9E">
              <w:rPr>
                <w:rStyle w:val="Hyperlink"/>
                <w:noProof/>
                <w:lang w:val="en"/>
              </w:rPr>
              <w:t>Huấn luyện mô hình</w:t>
            </w:r>
            <w:r>
              <w:rPr>
                <w:noProof/>
                <w:webHidden/>
              </w:rPr>
              <w:tab/>
            </w:r>
            <w:r>
              <w:rPr>
                <w:noProof/>
                <w:webHidden/>
              </w:rPr>
              <w:fldChar w:fldCharType="begin"/>
            </w:r>
            <w:r>
              <w:rPr>
                <w:noProof/>
                <w:webHidden/>
              </w:rPr>
              <w:instrText xml:space="preserve"> PAGEREF _Toc43559786 \h </w:instrText>
            </w:r>
          </w:ins>
          <w:r>
            <w:rPr>
              <w:noProof/>
              <w:webHidden/>
            </w:rPr>
          </w:r>
          <w:r>
            <w:rPr>
              <w:noProof/>
              <w:webHidden/>
            </w:rPr>
            <w:fldChar w:fldCharType="separate"/>
          </w:r>
          <w:ins w:id="129" w:author="Phan Trung Kien 20166322" w:date="2020-06-20T15:35:00Z">
            <w:r>
              <w:rPr>
                <w:noProof/>
                <w:webHidden/>
              </w:rPr>
              <w:t>32</w:t>
            </w:r>
            <w:r>
              <w:rPr>
                <w:noProof/>
                <w:webHidden/>
              </w:rPr>
              <w:fldChar w:fldCharType="end"/>
            </w:r>
            <w:r w:rsidRPr="00EF1C9E">
              <w:rPr>
                <w:rStyle w:val="Hyperlink"/>
                <w:noProof/>
              </w:rPr>
              <w:fldChar w:fldCharType="end"/>
            </w:r>
          </w:ins>
        </w:p>
        <w:p w14:paraId="70C27F73" w14:textId="4B07DC57" w:rsidR="000A175D" w:rsidRDefault="000A175D">
          <w:pPr>
            <w:pStyle w:val="TOC2"/>
            <w:tabs>
              <w:tab w:val="left" w:pos="780"/>
              <w:tab w:val="right" w:leader="dot" w:pos="8494"/>
            </w:tabs>
            <w:rPr>
              <w:ins w:id="130" w:author="Phan Trung Kien 20166322" w:date="2020-06-20T15:35:00Z"/>
              <w:rFonts w:asciiTheme="minorHAnsi" w:eastAsiaTheme="minorEastAsia" w:hAnsiTheme="minorHAnsi" w:cstheme="minorBidi"/>
              <w:noProof/>
              <w:color w:val="auto"/>
              <w:sz w:val="22"/>
              <w:szCs w:val="22"/>
            </w:rPr>
          </w:pPr>
          <w:ins w:id="131"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"_Toc43559787"</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4.3</w:t>
            </w:r>
            <w:r>
              <w:rPr>
                <w:rFonts w:asciiTheme="minorHAnsi" w:eastAsiaTheme="minorEastAsia" w:hAnsiTheme="minorHAnsi" w:cstheme="minorBidi"/>
                <w:noProof/>
                <w:color w:val="auto"/>
                <w:sz w:val="22"/>
                <w:szCs w:val="22"/>
              </w:rPr>
              <w:tab/>
            </w:r>
            <w:r w:rsidRPr="00EF1C9E">
              <w:rPr>
                <w:rStyle w:val="Hyperlink"/>
                <w:noProof/>
                <w:lang w:val="en"/>
              </w:rPr>
              <w:t>Đánh giá kết quả</w:t>
            </w:r>
            <w:r>
              <w:rPr>
                <w:noProof/>
                <w:webHidden/>
              </w:rPr>
              <w:tab/>
            </w:r>
            <w:r>
              <w:rPr>
                <w:noProof/>
                <w:webHidden/>
              </w:rPr>
              <w:fldChar w:fldCharType="begin"/>
            </w:r>
            <w:r>
              <w:rPr>
                <w:noProof/>
                <w:webHidden/>
              </w:rPr>
              <w:instrText xml:space="preserve"> PAGEREF _Toc43559787 \h </w:instrText>
            </w:r>
          </w:ins>
          <w:r>
            <w:rPr>
              <w:noProof/>
              <w:webHidden/>
            </w:rPr>
          </w:r>
          <w:r>
            <w:rPr>
              <w:noProof/>
              <w:webHidden/>
            </w:rPr>
            <w:fldChar w:fldCharType="separate"/>
          </w:r>
          <w:ins w:id="132" w:author="Phan Trung Kien 20166322" w:date="2020-06-20T15:35:00Z">
            <w:r>
              <w:rPr>
                <w:noProof/>
                <w:webHidden/>
              </w:rPr>
              <w:t>33</w:t>
            </w:r>
            <w:r>
              <w:rPr>
                <w:noProof/>
                <w:webHidden/>
              </w:rPr>
              <w:fldChar w:fldCharType="end"/>
            </w:r>
            <w:r w:rsidRPr="00EF1C9E">
              <w:rPr>
                <w:rStyle w:val="Hyperlink"/>
                <w:noProof/>
              </w:rPr>
              <w:fldChar w:fldCharType="end"/>
            </w:r>
          </w:ins>
        </w:p>
        <w:p w14:paraId="70A062B9" w14:textId="234D1B57" w:rsidR="000A175D" w:rsidRDefault="000A175D">
          <w:pPr>
            <w:pStyle w:val="TOC3"/>
            <w:tabs>
              <w:tab w:val="left" w:pos="1760"/>
              <w:tab w:val="right" w:leader="dot" w:pos="8494"/>
            </w:tabs>
            <w:rPr>
              <w:ins w:id="133" w:author="Phan Trung Kien 20166322" w:date="2020-06-20T15:35:00Z"/>
              <w:rFonts w:asciiTheme="minorHAnsi" w:eastAsiaTheme="minorEastAsia" w:hAnsiTheme="minorHAnsi" w:cstheme="minorBidi"/>
              <w:noProof/>
              <w:color w:val="auto"/>
              <w:sz w:val="22"/>
              <w:szCs w:val="22"/>
            </w:rPr>
          </w:pPr>
          <w:ins w:id="134"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"_Toc43559788"</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4.3.1</w:t>
            </w:r>
            <w:r>
              <w:rPr>
                <w:rFonts w:asciiTheme="minorHAnsi" w:eastAsiaTheme="minorEastAsia" w:hAnsiTheme="minorHAnsi" w:cstheme="minorBidi"/>
                <w:noProof/>
                <w:color w:val="auto"/>
                <w:sz w:val="22"/>
                <w:szCs w:val="22"/>
              </w:rPr>
              <w:tab/>
            </w:r>
            <w:r w:rsidRPr="00EF1C9E">
              <w:rPr>
                <w:rStyle w:val="Hyperlink"/>
                <w:noProof/>
                <w:lang w:val="en"/>
              </w:rPr>
              <w:t>Đánh giá điểm MOS (Mean Opinion Score) của các mô hình</w:t>
            </w:r>
            <w:r>
              <w:rPr>
                <w:noProof/>
                <w:webHidden/>
              </w:rPr>
              <w:tab/>
            </w:r>
            <w:r>
              <w:rPr>
                <w:noProof/>
                <w:webHidden/>
              </w:rPr>
              <w:fldChar w:fldCharType="begin"/>
            </w:r>
            <w:r>
              <w:rPr>
                <w:noProof/>
                <w:webHidden/>
              </w:rPr>
              <w:instrText xml:space="preserve"> PAGEREF _Toc43559788 \h </w:instrText>
            </w:r>
          </w:ins>
          <w:r>
            <w:rPr>
              <w:noProof/>
              <w:webHidden/>
            </w:rPr>
          </w:r>
          <w:r>
            <w:rPr>
              <w:noProof/>
              <w:webHidden/>
            </w:rPr>
            <w:fldChar w:fldCharType="separate"/>
          </w:r>
          <w:ins w:id="135" w:author="Phan Trung Kien 20166322" w:date="2020-06-20T15:35:00Z">
            <w:r>
              <w:rPr>
                <w:noProof/>
                <w:webHidden/>
              </w:rPr>
              <w:t>33</w:t>
            </w:r>
            <w:r>
              <w:rPr>
                <w:noProof/>
                <w:webHidden/>
              </w:rPr>
              <w:fldChar w:fldCharType="end"/>
            </w:r>
            <w:r w:rsidRPr="00EF1C9E">
              <w:rPr>
                <w:rStyle w:val="Hyperlink"/>
                <w:noProof/>
              </w:rPr>
              <w:fldChar w:fldCharType="end"/>
            </w:r>
          </w:ins>
        </w:p>
        <w:p w14:paraId="53F84E77" w14:textId="7812D1A4" w:rsidR="000A175D" w:rsidRDefault="000A175D">
          <w:pPr>
            <w:pStyle w:val="TOC3"/>
            <w:tabs>
              <w:tab w:val="left" w:pos="1760"/>
              <w:tab w:val="right" w:leader="dot" w:pos="8494"/>
            </w:tabs>
            <w:rPr>
              <w:ins w:id="136" w:author="Phan Trung Kien 20166322" w:date="2020-06-20T15:35:00Z"/>
              <w:rFonts w:asciiTheme="minorHAnsi" w:eastAsiaTheme="minorEastAsia" w:hAnsiTheme="minorHAnsi" w:cstheme="minorBidi"/>
              <w:noProof/>
              <w:color w:val="auto"/>
              <w:sz w:val="22"/>
              <w:szCs w:val="22"/>
            </w:rPr>
          </w:pPr>
          <w:ins w:id="137"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"_Toc43559789"</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4.3.2</w:t>
            </w:r>
            <w:r>
              <w:rPr>
                <w:rFonts w:asciiTheme="minorHAnsi" w:eastAsiaTheme="minorEastAsia" w:hAnsiTheme="minorHAnsi" w:cstheme="minorBidi"/>
                <w:noProof/>
                <w:color w:val="auto"/>
                <w:sz w:val="22"/>
                <w:szCs w:val="22"/>
              </w:rPr>
              <w:tab/>
            </w:r>
            <w:r w:rsidRPr="00EF1C9E">
              <w:rPr>
                <w:rStyle w:val="Hyperlink"/>
                <w:noProof/>
                <w:lang w:val="en"/>
              </w:rPr>
              <w:t>Đánh giá thời gian tổng hợp của các mô hình</w:t>
            </w:r>
            <w:r>
              <w:rPr>
                <w:noProof/>
                <w:webHidden/>
              </w:rPr>
              <w:tab/>
            </w:r>
            <w:r>
              <w:rPr>
                <w:noProof/>
                <w:webHidden/>
              </w:rPr>
              <w:fldChar w:fldCharType="begin"/>
            </w:r>
            <w:r>
              <w:rPr>
                <w:noProof/>
                <w:webHidden/>
              </w:rPr>
              <w:instrText xml:space="preserve"> PAGEREF _Toc43559789 \h </w:instrText>
            </w:r>
          </w:ins>
          <w:r>
            <w:rPr>
              <w:noProof/>
              <w:webHidden/>
            </w:rPr>
          </w:r>
          <w:r>
            <w:rPr>
              <w:noProof/>
              <w:webHidden/>
            </w:rPr>
            <w:fldChar w:fldCharType="separate"/>
          </w:r>
          <w:ins w:id="138" w:author="Phan Trung Kien 20166322" w:date="2020-06-20T15:35:00Z">
            <w:r>
              <w:rPr>
                <w:noProof/>
                <w:webHidden/>
              </w:rPr>
              <w:t>34</w:t>
            </w:r>
            <w:r>
              <w:rPr>
                <w:noProof/>
                <w:webHidden/>
              </w:rPr>
              <w:fldChar w:fldCharType="end"/>
            </w:r>
            <w:r w:rsidRPr="00EF1C9E">
              <w:rPr>
                <w:rStyle w:val="Hyperlink"/>
                <w:noProof/>
              </w:rPr>
              <w:fldChar w:fldCharType="end"/>
            </w:r>
          </w:ins>
        </w:p>
        <w:p w14:paraId="77E6FD6C" w14:textId="6F428228" w:rsidR="000A175D" w:rsidRDefault="000A175D">
          <w:pPr>
            <w:pStyle w:val="TOC1"/>
            <w:tabs>
              <w:tab w:val="right" w:leader="dot" w:pos="8494"/>
            </w:tabs>
            <w:rPr>
              <w:ins w:id="139" w:author="Phan Trung Kien 20166322" w:date="2020-06-20T15:35:00Z"/>
              <w:rFonts w:asciiTheme="minorHAnsi" w:eastAsiaTheme="minorEastAsia" w:hAnsiTheme="minorHAnsi" w:cstheme="minorBidi"/>
              <w:b w:val="0"/>
              <w:noProof/>
              <w:color w:val="auto"/>
              <w:sz w:val="22"/>
              <w:szCs w:val="22"/>
            </w:rPr>
          </w:pPr>
          <w:ins w:id="140"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"_Toc43559790"</w:instrText>
            </w:r>
            <w:r w:rsidRPr="00EF1C9E">
              <w:rPr>
                <w:rStyle w:val="Hyperlink"/>
                <w:noProof/>
              </w:rPr>
              <w:instrText xml:space="preserve"> </w:instrText>
            </w:r>
            <w:r w:rsidRPr="00EF1C9E">
              <w:rPr>
                <w:rStyle w:val="Hyperlink"/>
                <w:noProof/>
              </w:rPr>
              <w:fldChar w:fldCharType="separate"/>
            </w:r>
            <w:r w:rsidRPr="00EF1C9E">
              <w:rPr>
                <w:rStyle w:val="Hyperlink"/>
                <w:noProof/>
                <w:lang w:val="en"/>
              </w:rPr>
              <w:t>CHƯƠNG 5. KẾT LUẬN VÀ HƯỚNG PHÁT TRIỂN ĐỒ ÁN</w:t>
            </w:r>
            <w:r>
              <w:rPr>
                <w:noProof/>
                <w:webHidden/>
              </w:rPr>
              <w:tab/>
            </w:r>
            <w:r>
              <w:rPr>
                <w:noProof/>
                <w:webHidden/>
              </w:rPr>
              <w:fldChar w:fldCharType="begin"/>
            </w:r>
            <w:r>
              <w:rPr>
                <w:noProof/>
                <w:webHidden/>
              </w:rPr>
              <w:instrText xml:space="preserve"> PAGEREF _Toc43559790 \h </w:instrText>
            </w:r>
          </w:ins>
          <w:r>
            <w:rPr>
              <w:noProof/>
              <w:webHidden/>
            </w:rPr>
          </w:r>
          <w:r>
            <w:rPr>
              <w:noProof/>
              <w:webHidden/>
            </w:rPr>
            <w:fldChar w:fldCharType="separate"/>
          </w:r>
          <w:ins w:id="141" w:author="Phan Trung Kien 20166322" w:date="2020-06-20T15:35:00Z">
            <w:r>
              <w:rPr>
                <w:noProof/>
                <w:webHidden/>
              </w:rPr>
              <w:t>35</w:t>
            </w:r>
            <w:r>
              <w:rPr>
                <w:noProof/>
                <w:webHidden/>
              </w:rPr>
              <w:fldChar w:fldCharType="end"/>
            </w:r>
            <w:r w:rsidRPr="00EF1C9E">
              <w:rPr>
                <w:rStyle w:val="Hyperlink"/>
                <w:noProof/>
              </w:rPr>
              <w:fldChar w:fldCharType="end"/>
            </w:r>
          </w:ins>
        </w:p>
        <w:p w14:paraId="73952266" w14:textId="5E781A3E" w:rsidR="000A175D" w:rsidRDefault="000A175D">
          <w:pPr>
            <w:pStyle w:val="TOC2"/>
            <w:tabs>
              <w:tab w:val="left" w:pos="780"/>
              <w:tab w:val="right" w:leader="dot" w:pos="8494"/>
            </w:tabs>
            <w:rPr>
              <w:ins w:id="142" w:author="Phan Trung Kien 20166322" w:date="2020-06-20T15:35:00Z"/>
              <w:rFonts w:asciiTheme="minorHAnsi" w:eastAsiaTheme="minorEastAsia" w:hAnsiTheme="minorHAnsi" w:cstheme="minorBidi"/>
              <w:noProof/>
              <w:color w:val="auto"/>
              <w:sz w:val="22"/>
              <w:szCs w:val="22"/>
            </w:rPr>
          </w:pPr>
          <w:ins w:id="143"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"_Toc43559791"</w:instrText>
            </w:r>
            <w:r w:rsidRPr="00EF1C9E">
              <w:rPr>
                <w:rStyle w:val="Hyperlink"/>
                <w:noProof/>
              </w:rPr>
              <w:instrText xml:space="preserve"> </w:instrText>
            </w:r>
            <w:r w:rsidRPr="00EF1C9E">
              <w:rPr>
                <w:rStyle w:val="Hyperlink"/>
                <w:noProof/>
              </w:rPr>
              <w:fldChar w:fldCharType="separate"/>
            </w:r>
            <w:r w:rsidRPr="00EF1C9E">
              <w:rPr>
                <w:rStyle w:val="Hyperlink"/>
                <w:noProof/>
              </w:rPr>
              <w:t>5.1</w:t>
            </w:r>
            <w:r>
              <w:rPr>
                <w:rFonts w:asciiTheme="minorHAnsi" w:eastAsiaTheme="minorEastAsia" w:hAnsiTheme="minorHAnsi" w:cstheme="minorBidi"/>
                <w:noProof/>
                <w:color w:val="auto"/>
                <w:sz w:val="22"/>
                <w:szCs w:val="22"/>
              </w:rPr>
              <w:tab/>
            </w:r>
            <w:r w:rsidRPr="00EF1C9E">
              <w:rPr>
                <w:rStyle w:val="Hyperlink"/>
                <w:noProof/>
                <w:lang w:val="en"/>
              </w:rPr>
              <w:t>Kết luận</w:t>
            </w:r>
            <w:r>
              <w:rPr>
                <w:noProof/>
                <w:webHidden/>
              </w:rPr>
              <w:tab/>
            </w:r>
            <w:r>
              <w:rPr>
                <w:noProof/>
                <w:webHidden/>
              </w:rPr>
              <w:fldChar w:fldCharType="begin"/>
            </w:r>
            <w:r>
              <w:rPr>
                <w:noProof/>
                <w:webHidden/>
              </w:rPr>
              <w:instrText xml:space="preserve"> PAGEREF _Toc43559791 \h </w:instrText>
            </w:r>
          </w:ins>
          <w:r>
            <w:rPr>
              <w:noProof/>
              <w:webHidden/>
            </w:rPr>
          </w:r>
          <w:r>
            <w:rPr>
              <w:noProof/>
              <w:webHidden/>
            </w:rPr>
            <w:fldChar w:fldCharType="separate"/>
          </w:r>
          <w:ins w:id="144" w:author="Phan Trung Kien 20166322" w:date="2020-06-20T15:35:00Z">
            <w:r>
              <w:rPr>
                <w:noProof/>
                <w:webHidden/>
              </w:rPr>
              <w:t>35</w:t>
            </w:r>
            <w:r>
              <w:rPr>
                <w:noProof/>
                <w:webHidden/>
              </w:rPr>
              <w:fldChar w:fldCharType="end"/>
            </w:r>
            <w:r w:rsidRPr="00EF1C9E">
              <w:rPr>
                <w:rStyle w:val="Hyperlink"/>
                <w:noProof/>
              </w:rPr>
              <w:fldChar w:fldCharType="end"/>
            </w:r>
          </w:ins>
        </w:p>
        <w:p w14:paraId="3B55A129" w14:textId="2D41819E" w:rsidR="000A175D" w:rsidRDefault="000A175D">
          <w:pPr>
            <w:pStyle w:val="TOC2"/>
            <w:tabs>
              <w:tab w:val="left" w:pos="780"/>
              <w:tab w:val="right" w:leader="dot" w:pos="8494"/>
            </w:tabs>
            <w:rPr>
              <w:ins w:id="145" w:author="Phan Trung Kien 20166322" w:date="2020-06-20T15:35:00Z"/>
              <w:rFonts w:asciiTheme="minorHAnsi" w:eastAsiaTheme="minorEastAsia" w:hAnsiTheme="minorHAnsi" w:cstheme="minorBidi"/>
              <w:noProof/>
              <w:color w:val="auto"/>
              <w:sz w:val="22"/>
              <w:szCs w:val="22"/>
            </w:rPr>
          </w:pPr>
          <w:ins w:id="146"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"_Toc43559792"</w:instrText>
            </w:r>
            <w:r w:rsidRPr="00EF1C9E">
              <w:rPr>
                <w:rStyle w:val="Hyperlink"/>
                <w:noProof/>
              </w:rPr>
              <w:instrText xml:space="preserve"> </w:instrText>
            </w:r>
            <w:r w:rsidRPr="00EF1C9E">
              <w:rPr>
                <w:rStyle w:val="Hyperlink"/>
                <w:noProof/>
              </w:rPr>
              <w:fldChar w:fldCharType="separate"/>
            </w:r>
            <w:r w:rsidRPr="00EF1C9E">
              <w:rPr>
                <w:rStyle w:val="Hyperlink"/>
                <w:noProof/>
              </w:rPr>
              <w:t>5.2</w:t>
            </w:r>
            <w:r>
              <w:rPr>
                <w:rFonts w:asciiTheme="minorHAnsi" w:eastAsiaTheme="minorEastAsia" w:hAnsiTheme="minorHAnsi" w:cstheme="minorBidi"/>
                <w:noProof/>
                <w:color w:val="auto"/>
                <w:sz w:val="22"/>
                <w:szCs w:val="22"/>
              </w:rPr>
              <w:tab/>
            </w:r>
            <w:r w:rsidRPr="00EF1C9E">
              <w:rPr>
                <w:rStyle w:val="Hyperlink"/>
                <w:noProof/>
                <w:lang w:val="en"/>
              </w:rPr>
              <w:t>Phương hướng phát triển và cải thiện đồ án</w:t>
            </w:r>
            <w:r>
              <w:rPr>
                <w:noProof/>
                <w:webHidden/>
              </w:rPr>
              <w:tab/>
            </w:r>
            <w:r>
              <w:rPr>
                <w:noProof/>
                <w:webHidden/>
              </w:rPr>
              <w:fldChar w:fldCharType="begin"/>
            </w:r>
            <w:r>
              <w:rPr>
                <w:noProof/>
                <w:webHidden/>
              </w:rPr>
              <w:instrText xml:space="preserve"> PAGEREF _Toc43559792 \h </w:instrText>
            </w:r>
          </w:ins>
          <w:r>
            <w:rPr>
              <w:noProof/>
              <w:webHidden/>
            </w:rPr>
          </w:r>
          <w:r>
            <w:rPr>
              <w:noProof/>
              <w:webHidden/>
            </w:rPr>
            <w:fldChar w:fldCharType="separate"/>
          </w:r>
          <w:ins w:id="147" w:author="Phan Trung Kien 20166322" w:date="2020-06-20T15:35:00Z">
            <w:r>
              <w:rPr>
                <w:noProof/>
                <w:webHidden/>
              </w:rPr>
              <w:t>35</w:t>
            </w:r>
            <w:r>
              <w:rPr>
                <w:noProof/>
                <w:webHidden/>
              </w:rPr>
              <w:fldChar w:fldCharType="end"/>
            </w:r>
            <w:r w:rsidRPr="00EF1C9E">
              <w:rPr>
                <w:rStyle w:val="Hyperlink"/>
                <w:noProof/>
              </w:rPr>
              <w:fldChar w:fldCharType="end"/>
            </w:r>
          </w:ins>
        </w:p>
        <w:p w14:paraId="5F147058" w14:textId="3B4A0481" w:rsidR="000A175D" w:rsidRDefault="000A175D">
          <w:pPr>
            <w:pStyle w:val="TOC1"/>
            <w:tabs>
              <w:tab w:val="right" w:leader="dot" w:pos="8494"/>
            </w:tabs>
            <w:rPr>
              <w:ins w:id="148" w:author="Phan Trung Kien 20166322" w:date="2020-06-20T15:35:00Z"/>
              <w:rFonts w:asciiTheme="minorHAnsi" w:eastAsiaTheme="minorEastAsia" w:hAnsiTheme="minorHAnsi" w:cstheme="minorBidi"/>
              <w:b w:val="0"/>
              <w:noProof/>
              <w:color w:val="auto"/>
              <w:sz w:val="22"/>
              <w:szCs w:val="22"/>
            </w:rPr>
          </w:pPr>
          <w:ins w:id="149"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"_Toc43559793"</w:instrText>
            </w:r>
            <w:r w:rsidRPr="00EF1C9E">
              <w:rPr>
                <w:rStyle w:val="Hyperlink"/>
                <w:noProof/>
              </w:rPr>
              <w:instrText xml:space="preserve"> </w:instrText>
            </w:r>
            <w:r w:rsidRPr="00EF1C9E">
              <w:rPr>
                <w:rStyle w:val="Hyperlink"/>
                <w:noProof/>
              </w:rPr>
              <w:fldChar w:fldCharType="separate"/>
            </w:r>
            <w:r w:rsidRPr="00EF1C9E">
              <w:rPr>
                <w:rStyle w:val="Hyperlink"/>
                <w:noProof/>
              </w:rPr>
              <w:t>TÀI LIỆU THAM KHẢO</w:t>
            </w:r>
            <w:r>
              <w:rPr>
                <w:noProof/>
                <w:webHidden/>
              </w:rPr>
              <w:tab/>
            </w:r>
            <w:r>
              <w:rPr>
                <w:noProof/>
                <w:webHidden/>
              </w:rPr>
              <w:fldChar w:fldCharType="begin"/>
            </w:r>
            <w:r>
              <w:rPr>
                <w:noProof/>
                <w:webHidden/>
              </w:rPr>
              <w:instrText xml:space="preserve"> PAGEREF _Toc43559793 \h </w:instrText>
            </w:r>
          </w:ins>
          <w:r>
            <w:rPr>
              <w:noProof/>
              <w:webHidden/>
            </w:rPr>
          </w:r>
          <w:r>
            <w:rPr>
              <w:noProof/>
              <w:webHidden/>
            </w:rPr>
            <w:fldChar w:fldCharType="separate"/>
          </w:r>
          <w:ins w:id="150" w:author="Phan Trung Kien 20166322" w:date="2020-06-20T15:35:00Z">
            <w:r>
              <w:rPr>
                <w:noProof/>
                <w:webHidden/>
              </w:rPr>
              <w:t>36</w:t>
            </w:r>
            <w:r>
              <w:rPr>
                <w:noProof/>
                <w:webHidden/>
              </w:rPr>
              <w:fldChar w:fldCharType="end"/>
            </w:r>
            <w:r w:rsidRPr="00EF1C9E">
              <w:rPr>
                <w:rStyle w:val="Hyperlink"/>
                <w:noProof/>
              </w:rPr>
              <w:fldChar w:fldCharType="end"/>
            </w:r>
          </w:ins>
        </w:p>
        <w:p w14:paraId="2E26C0A1" w14:textId="02D16688" w:rsidR="000A175D" w:rsidRDefault="000A175D">
          <w:pPr>
            <w:pStyle w:val="TOC1"/>
            <w:tabs>
              <w:tab w:val="right" w:leader="dot" w:pos="8494"/>
            </w:tabs>
            <w:rPr>
              <w:ins w:id="151" w:author="Phan Trung Kien 20166322" w:date="2020-06-20T15:35:00Z"/>
              <w:rFonts w:asciiTheme="minorHAnsi" w:eastAsiaTheme="minorEastAsia" w:hAnsiTheme="minorHAnsi" w:cstheme="minorBidi"/>
              <w:b w:val="0"/>
              <w:noProof/>
              <w:color w:val="auto"/>
              <w:sz w:val="22"/>
              <w:szCs w:val="22"/>
            </w:rPr>
          </w:pPr>
          <w:ins w:id="152" w:author="Phan Trung Kien 20166322" w:date="2020-06-20T15:35:00Z">
            <w:r w:rsidRPr="00EF1C9E">
              <w:rPr>
                <w:rStyle w:val="Hyperlink"/>
                <w:noProof/>
              </w:rPr>
              <w:fldChar w:fldCharType="begin"/>
            </w:r>
            <w:r w:rsidRPr="00EF1C9E">
              <w:rPr>
                <w:rStyle w:val="Hyperlink"/>
                <w:noProof/>
              </w:rPr>
              <w:instrText xml:space="preserve"> </w:instrText>
            </w:r>
            <w:r>
              <w:rPr>
                <w:noProof/>
              </w:rPr>
              <w:instrText>HYPERLINK \l "_Toc43559794"</w:instrText>
            </w:r>
            <w:r w:rsidRPr="00EF1C9E">
              <w:rPr>
                <w:rStyle w:val="Hyperlink"/>
                <w:noProof/>
              </w:rPr>
              <w:instrText xml:space="preserve"> </w:instrText>
            </w:r>
            <w:r w:rsidRPr="00EF1C9E">
              <w:rPr>
                <w:rStyle w:val="Hyperlink"/>
                <w:noProof/>
              </w:rPr>
              <w:fldChar w:fldCharType="separate"/>
            </w:r>
            <w:r w:rsidRPr="00EF1C9E">
              <w:rPr>
                <w:rStyle w:val="Hyperlink"/>
                <w:noProof/>
              </w:rPr>
              <w:t>PHỤ LỤC</w:t>
            </w:r>
            <w:r>
              <w:rPr>
                <w:noProof/>
                <w:webHidden/>
              </w:rPr>
              <w:tab/>
            </w:r>
            <w:r>
              <w:rPr>
                <w:noProof/>
                <w:webHidden/>
              </w:rPr>
              <w:fldChar w:fldCharType="begin"/>
            </w:r>
            <w:r>
              <w:rPr>
                <w:noProof/>
                <w:webHidden/>
              </w:rPr>
              <w:instrText xml:space="preserve"> PAGEREF _Toc43559794 \h </w:instrText>
            </w:r>
          </w:ins>
          <w:r>
            <w:rPr>
              <w:noProof/>
              <w:webHidden/>
            </w:rPr>
          </w:r>
          <w:r>
            <w:rPr>
              <w:noProof/>
              <w:webHidden/>
            </w:rPr>
            <w:fldChar w:fldCharType="separate"/>
          </w:r>
          <w:ins w:id="153" w:author="Phan Trung Kien 20166322" w:date="2020-06-20T15:35:00Z">
            <w:r>
              <w:rPr>
                <w:noProof/>
                <w:webHidden/>
              </w:rPr>
              <w:t>37</w:t>
            </w:r>
            <w:r>
              <w:rPr>
                <w:noProof/>
                <w:webHidden/>
              </w:rPr>
              <w:fldChar w:fldCharType="end"/>
            </w:r>
            <w:r w:rsidRPr="00EF1C9E">
              <w:rPr>
                <w:rStyle w:val="Hyperlink"/>
                <w:noProof/>
              </w:rPr>
              <w:fldChar w:fldCharType="end"/>
            </w:r>
          </w:ins>
        </w:p>
        <w:p w14:paraId="7A908160" w14:textId="469A5885" w:rsidR="00A0516E" w:rsidDel="000A175D" w:rsidRDefault="000A175D">
          <w:pPr>
            <w:pStyle w:val="TOC1"/>
            <w:tabs>
              <w:tab w:val="right" w:leader="dot" w:pos="8494"/>
            </w:tabs>
            <w:rPr>
              <w:del w:id="154" w:author="Phan Trung Kien 20166322" w:date="2020-06-20T15:35:00Z"/>
              <w:rFonts w:asciiTheme="minorHAnsi" w:eastAsiaTheme="minorEastAsia" w:hAnsiTheme="minorHAnsi" w:cstheme="minorBidi"/>
              <w:b w:val="0"/>
              <w:noProof/>
              <w:color w:val="auto"/>
              <w:sz w:val="22"/>
              <w:szCs w:val="22"/>
            </w:rPr>
          </w:pPr>
          <w:del w:id="155" w:author="Phan Trung Kien 20166322" w:date="2020-06-20T15:35:00Z">
            <w:r w:rsidDel="000A175D">
              <w:rPr>
                <w:b w:val="0"/>
                <w:noProof/>
              </w:rPr>
              <w:fldChar w:fldCharType="begin"/>
            </w:r>
            <w:r w:rsidDel="000A175D">
              <w:rPr>
                <w:noProof/>
              </w:rPr>
              <w:delInstrText xml:space="preserve"> HYPERLINK \l "_Toc43435201" </w:delInstrText>
            </w:r>
            <w:r w:rsidDel="000A175D">
              <w:rPr>
                <w:b w:val="0"/>
                <w:noProof/>
              </w:rPr>
              <w:fldChar w:fldCharType="separate"/>
            </w:r>
          </w:del>
          <w:ins w:id="156" w:author="Phan Trung Kien 20166322" w:date="2020-06-20T15:35:00Z">
            <w:r>
              <w:rPr>
                <w:b w:val="0"/>
                <w:bCs/>
                <w:noProof/>
              </w:rPr>
              <w:t>Error! Hyperlink reference not valid.</w:t>
            </w:r>
          </w:ins>
          <w:del w:id="157" w:author="Phan Trung Kien 20166322" w:date="2020-06-20T15:35:00Z">
            <w:r w:rsidR="00A0516E" w:rsidRPr="005F2320" w:rsidDel="000A175D">
              <w:rPr>
                <w:rStyle w:val="Hyperlink"/>
                <w:noProof/>
              </w:rPr>
              <w:delText>CHƯƠNG 1. T</w:delText>
            </w:r>
            <w:r w:rsidR="00A0516E" w:rsidRPr="005F2320" w:rsidDel="000A175D">
              <w:rPr>
                <w:rStyle w:val="Hyperlink"/>
                <w:noProof/>
                <w:lang w:val="en"/>
              </w:rPr>
              <w:delText>ỔNG QUAN VỀ TỔNG HỢP TIẾNG NÓI VÀ VẤN ĐỀ ĐẶT RA CHO ĐỒ ÁN</w:delText>
            </w:r>
            <w:r w:rsidR="00A0516E" w:rsidDel="000A175D">
              <w:rPr>
                <w:noProof/>
                <w:webHidden/>
              </w:rPr>
              <w:tab/>
            </w:r>
            <w:r w:rsidR="00A0516E" w:rsidDel="000A175D">
              <w:rPr>
                <w:b w:val="0"/>
                <w:noProof/>
                <w:webHidden/>
              </w:rPr>
              <w:fldChar w:fldCharType="begin"/>
            </w:r>
            <w:r w:rsidR="00A0516E" w:rsidDel="000A175D">
              <w:rPr>
                <w:noProof/>
                <w:webHidden/>
              </w:rPr>
              <w:delInstrText xml:space="preserve"> PAGEREF _Toc43435201 \h </w:delInstrText>
            </w:r>
            <w:r w:rsidR="00A0516E" w:rsidDel="000A175D">
              <w:rPr>
                <w:b w:val="0"/>
                <w:noProof/>
                <w:webHidden/>
              </w:rPr>
            </w:r>
            <w:r w:rsidR="00A0516E" w:rsidDel="000A175D">
              <w:rPr>
                <w:b w:val="0"/>
                <w:noProof/>
                <w:webHidden/>
              </w:rPr>
              <w:fldChar w:fldCharType="separate"/>
            </w:r>
            <w:r w:rsidR="002741CC" w:rsidDel="000A175D">
              <w:rPr>
                <w:noProof/>
                <w:webHidden/>
              </w:rPr>
              <w:delText>8</w:delText>
            </w:r>
            <w:r w:rsidR="00A0516E" w:rsidDel="000A175D">
              <w:rPr>
                <w:b w:val="0"/>
                <w:noProof/>
                <w:webHidden/>
              </w:rPr>
              <w:fldChar w:fldCharType="end"/>
            </w:r>
            <w:r w:rsidDel="000A175D">
              <w:rPr>
                <w:b w:val="0"/>
                <w:noProof/>
              </w:rPr>
              <w:fldChar w:fldCharType="end"/>
            </w:r>
          </w:del>
        </w:p>
        <w:p w14:paraId="14C04639" w14:textId="5CDE3B32" w:rsidR="00A0516E" w:rsidDel="000A175D" w:rsidRDefault="000A175D">
          <w:pPr>
            <w:pStyle w:val="TOC2"/>
            <w:tabs>
              <w:tab w:val="left" w:pos="780"/>
              <w:tab w:val="right" w:leader="dot" w:pos="8494"/>
            </w:tabs>
            <w:rPr>
              <w:del w:id="158" w:author="Phan Trung Kien 20166322" w:date="2020-06-20T15:35:00Z"/>
              <w:rFonts w:asciiTheme="minorHAnsi" w:eastAsiaTheme="minorEastAsia" w:hAnsiTheme="minorHAnsi" w:cstheme="minorBidi"/>
              <w:noProof/>
              <w:color w:val="auto"/>
              <w:sz w:val="22"/>
              <w:szCs w:val="22"/>
            </w:rPr>
          </w:pPr>
          <w:del w:id="159" w:author="Phan Trung Kien 20166322" w:date="2020-06-20T15:35:00Z">
            <w:r w:rsidDel="000A175D">
              <w:rPr>
                <w:noProof/>
              </w:rPr>
              <w:fldChar w:fldCharType="begin"/>
            </w:r>
            <w:r w:rsidDel="000A175D">
              <w:rPr>
                <w:noProof/>
              </w:rPr>
              <w:delInstrText xml:space="preserve"> HYPERLINK \l "_Toc43435202" </w:delInstrText>
            </w:r>
            <w:r w:rsidDel="000A175D">
              <w:rPr>
                <w:noProof/>
              </w:rPr>
              <w:fldChar w:fldCharType="separate"/>
            </w:r>
          </w:del>
          <w:ins w:id="160" w:author="Phan Trung Kien 20166322" w:date="2020-06-20T15:35:00Z">
            <w:r>
              <w:rPr>
                <w:b/>
                <w:bCs/>
                <w:noProof/>
              </w:rPr>
              <w:t>Error! Hyperlink reference not valid.</w:t>
            </w:r>
          </w:ins>
          <w:del w:id="161" w:author="Phan Trung Kien 20166322" w:date="2020-06-20T15:35:00Z">
            <w:r w:rsidR="00A0516E" w:rsidRPr="005F2320" w:rsidDel="000A175D">
              <w:rPr>
                <w:rStyle w:val="Hyperlink"/>
                <w:noProof/>
              </w:rPr>
              <w:delText>1.1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rPr>
              <w:delText>Giới thiệu về tổng hợp tiếng nói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_Toc43435202 \h </w:delInstrText>
            </w:r>
            <w:r w:rsidR="00A0516E" w:rsidDel="000A175D">
              <w:rPr>
                <w:noProof/>
                <w:webHidden/>
              </w:rPr>
            </w:r>
            <w:r w:rsidR="00A0516E" w:rsidDel="000A175D">
              <w:rPr>
                <w:noProof/>
                <w:webHidden/>
              </w:rPr>
              <w:fldChar w:fldCharType="separate"/>
            </w:r>
            <w:r w:rsidR="002741CC" w:rsidDel="000A175D">
              <w:rPr>
                <w:noProof/>
                <w:webHidden/>
              </w:rPr>
              <w:delText>8</w:delText>
            </w:r>
            <w:r w:rsidR="00A0516E" w:rsidDel="000A175D">
              <w:rPr>
                <w:noProof/>
                <w:webHidden/>
              </w:rPr>
              <w:fldChar w:fldCharType="end"/>
            </w:r>
            <w:r w:rsidDel="000A175D">
              <w:rPr>
                <w:noProof/>
              </w:rPr>
              <w:fldChar w:fldCharType="end"/>
            </w:r>
          </w:del>
        </w:p>
        <w:p w14:paraId="2F52C669" w14:textId="783B9B25" w:rsidR="00A0516E" w:rsidDel="000A175D" w:rsidRDefault="000A175D">
          <w:pPr>
            <w:pStyle w:val="TOC3"/>
            <w:tabs>
              <w:tab w:val="left" w:pos="1760"/>
              <w:tab w:val="right" w:leader="dot" w:pos="8494"/>
            </w:tabs>
            <w:rPr>
              <w:del w:id="162" w:author="Phan Trung Kien 20166322" w:date="2020-06-20T15:35:00Z"/>
              <w:rFonts w:asciiTheme="minorHAnsi" w:eastAsiaTheme="minorEastAsia" w:hAnsiTheme="minorHAnsi" w:cstheme="minorBidi"/>
              <w:noProof/>
              <w:color w:val="auto"/>
              <w:sz w:val="22"/>
              <w:szCs w:val="22"/>
            </w:rPr>
          </w:pPr>
          <w:del w:id="163" w:author="Phan Trung Kien 20166322" w:date="2020-06-20T15:35:00Z">
            <w:r w:rsidDel="000A175D">
              <w:rPr>
                <w:noProof/>
              </w:rPr>
              <w:fldChar w:fldCharType="begin"/>
            </w:r>
            <w:r w:rsidDel="000A175D">
              <w:rPr>
                <w:noProof/>
              </w:rPr>
              <w:delInstrText xml:space="preserve"> HYPERLINK \l "_Toc43435203" </w:delInstrText>
            </w:r>
            <w:r w:rsidDel="000A175D">
              <w:rPr>
                <w:noProof/>
              </w:rPr>
              <w:fldChar w:fldCharType="separate"/>
            </w:r>
          </w:del>
          <w:ins w:id="164" w:author="Phan Trung Kien 20166322" w:date="2020-06-20T15:35:00Z">
            <w:r>
              <w:rPr>
                <w:b/>
                <w:bCs/>
                <w:noProof/>
              </w:rPr>
              <w:t>Error! Hyperlink reference not valid.</w:t>
            </w:r>
          </w:ins>
          <w:del w:id="165"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1.1.1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 xml:space="preserve">Định nghĩa và quá trình </w:delText>
            </w:r>
            <w:r w:rsidR="00A0516E" w:rsidRPr="005F2320" w:rsidDel="000A175D">
              <w:rPr>
                <w:rStyle w:val="Hyperlink"/>
                <w:noProof/>
              </w:rPr>
              <w:delText>phát triển tổng hợp tiếng nói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_Toc43435203 \h </w:delInstrText>
            </w:r>
            <w:r w:rsidR="00A0516E" w:rsidDel="000A175D">
              <w:rPr>
                <w:noProof/>
                <w:webHidden/>
              </w:rPr>
            </w:r>
            <w:r w:rsidR="00A0516E" w:rsidDel="000A175D">
              <w:rPr>
                <w:noProof/>
                <w:webHidden/>
              </w:rPr>
              <w:fldChar w:fldCharType="separate"/>
            </w:r>
            <w:r w:rsidR="002741CC" w:rsidDel="000A175D">
              <w:rPr>
                <w:noProof/>
                <w:webHidden/>
              </w:rPr>
              <w:delText>8</w:delText>
            </w:r>
            <w:r w:rsidR="00A0516E" w:rsidDel="000A175D">
              <w:rPr>
                <w:noProof/>
                <w:webHidden/>
              </w:rPr>
              <w:fldChar w:fldCharType="end"/>
            </w:r>
            <w:r w:rsidDel="000A175D">
              <w:rPr>
                <w:noProof/>
              </w:rPr>
              <w:fldChar w:fldCharType="end"/>
            </w:r>
          </w:del>
        </w:p>
        <w:p w14:paraId="15926B7C" w14:textId="3B810324" w:rsidR="00A0516E" w:rsidDel="000A175D" w:rsidRDefault="000A175D">
          <w:pPr>
            <w:pStyle w:val="TOC3"/>
            <w:tabs>
              <w:tab w:val="left" w:pos="1760"/>
              <w:tab w:val="right" w:leader="dot" w:pos="8494"/>
            </w:tabs>
            <w:rPr>
              <w:del w:id="166" w:author="Phan Trung Kien 20166322" w:date="2020-06-20T15:35:00Z"/>
              <w:rFonts w:asciiTheme="minorHAnsi" w:eastAsiaTheme="minorEastAsia" w:hAnsiTheme="minorHAnsi" w:cstheme="minorBidi"/>
              <w:noProof/>
              <w:color w:val="auto"/>
              <w:sz w:val="22"/>
              <w:szCs w:val="22"/>
            </w:rPr>
          </w:pPr>
          <w:del w:id="167" w:author="Phan Trung Kien 20166322" w:date="2020-06-20T15:35:00Z">
            <w:r w:rsidDel="000A175D">
              <w:rPr>
                <w:noProof/>
              </w:rPr>
              <w:fldChar w:fldCharType="begin"/>
            </w:r>
            <w:r w:rsidDel="000A175D">
              <w:rPr>
                <w:noProof/>
              </w:rPr>
              <w:delInstrText xml:space="preserve"> HYPERLINK \l "_Toc43435204" </w:delInstrText>
            </w:r>
            <w:r w:rsidDel="000A175D">
              <w:rPr>
                <w:noProof/>
              </w:rPr>
              <w:fldChar w:fldCharType="separate"/>
            </w:r>
          </w:del>
          <w:ins w:id="168" w:author="Phan Trung Kien 20166322" w:date="2020-06-20T15:35:00Z">
            <w:r>
              <w:rPr>
                <w:b/>
                <w:bCs/>
                <w:noProof/>
              </w:rPr>
              <w:t>Error! Hyperlink reference not valid.</w:t>
            </w:r>
          </w:ins>
          <w:del w:id="169"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1.1.2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rPr>
              <w:delText>Ứng dụng của tổng hợp tiếng nói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_Toc43435204 \h </w:delInstrText>
            </w:r>
            <w:r w:rsidR="00A0516E" w:rsidDel="000A175D">
              <w:rPr>
                <w:noProof/>
                <w:webHidden/>
              </w:rPr>
            </w:r>
            <w:r w:rsidR="00A0516E" w:rsidDel="000A175D">
              <w:rPr>
                <w:noProof/>
                <w:webHidden/>
              </w:rPr>
              <w:fldChar w:fldCharType="separate"/>
            </w:r>
            <w:r w:rsidR="002741CC" w:rsidDel="000A175D">
              <w:rPr>
                <w:noProof/>
                <w:webHidden/>
              </w:rPr>
              <w:delText>8</w:delText>
            </w:r>
            <w:r w:rsidR="00A0516E" w:rsidDel="000A175D">
              <w:rPr>
                <w:noProof/>
                <w:webHidden/>
              </w:rPr>
              <w:fldChar w:fldCharType="end"/>
            </w:r>
            <w:r w:rsidDel="000A175D">
              <w:rPr>
                <w:noProof/>
              </w:rPr>
              <w:fldChar w:fldCharType="end"/>
            </w:r>
          </w:del>
        </w:p>
        <w:p w14:paraId="2D323682" w14:textId="570EB201" w:rsidR="00A0516E" w:rsidDel="000A175D" w:rsidRDefault="000A175D">
          <w:pPr>
            <w:pStyle w:val="TOC3"/>
            <w:tabs>
              <w:tab w:val="left" w:pos="1760"/>
              <w:tab w:val="right" w:leader="dot" w:pos="8494"/>
            </w:tabs>
            <w:rPr>
              <w:del w:id="170" w:author="Phan Trung Kien 20166322" w:date="2020-06-20T15:35:00Z"/>
              <w:rFonts w:asciiTheme="minorHAnsi" w:eastAsiaTheme="minorEastAsia" w:hAnsiTheme="minorHAnsi" w:cstheme="minorBidi"/>
              <w:noProof/>
              <w:color w:val="auto"/>
              <w:sz w:val="22"/>
              <w:szCs w:val="22"/>
            </w:rPr>
          </w:pPr>
          <w:del w:id="171" w:author="Phan Trung Kien 20166322" w:date="2020-06-20T15:35:00Z">
            <w:r w:rsidDel="000A175D">
              <w:rPr>
                <w:noProof/>
              </w:rPr>
              <w:fldChar w:fldCharType="begin"/>
            </w:r>
            <w:r w:rsidDel="000A175D">
              <w:rPr>
                <w:noProof/>
              </w:rPr>
              <w:delInstrText xml:space="preserve"> HYPERLINK \l "_Toc43435205" </w:delInstrText>
            </w:r>
            <w:r w:rsidDel="000A175D">
              <w:rPr>
                <w:noProof/>
              </w:rPr>
              <w:fldChar w:fldCharType="separate"/>
            </w:r>
          </w:del>
          <w:ins w:id="172" w:author="Phan Trung Kien 20166322" w:date="2020-06-20T15:35:00Z">
            <w:r>
              <w:rPr>
                <w:b/>
                <w:bCs/>
                <w:noProof/>
              </w:rPr>
              <w:t>Error! Hyperlink reference not valid.</w:t>
            </w:r>
          </w:ins>
          <w:del w:id="173"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1.1.3</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rPr>
              <w:delText>Thành phần của tổng hợp tiếng nói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_Toc43435205 \h </w:delInstrText>
            </w:r>
            <w:r w:rsidR="00A0516E" w:rsidDel="000A175D">
              <w:rPr>
                <w:noProof/>
                <w:webHidden/>
              </w:rPr>
            </w:r>
            <w:r w:rsidR="00A0516E" w:rsidDel="000A175D">
              <w:rPr>
                <w:noProof/>
                <w:webHidden/>
              </w:rPr>
              <w:fldChar w:fldCharType="separate"/>
            </w:r>
            <w:r w:rsidR="002741CC" w:rsidDel="000A175D">
              <w:rPr>
                <w:noProof/>
                <w:webHidden/>
              </w:rPr>
              <w:delText>9</w:delText>
            </w:r>
            <w:r w:rsidR="00A0516E" w:rsidDel="000A175D">
              <w:rPr>
                <w:noProof/>
                <w:webHidden/>
              </w:rPr>
              <w:fldChar w:fldCharType="end"/>
            </w:r>
            <w:r w:rsidDel="000A175D">
              <w:rPr>
                <w:noProof/>
              </w:rPr>
              <w:fldChar w:fldCharType="end"/>
            </w:r>
          </w:del>
        </w:p>
        <w:p w14:paraId="7A61F77C" w14:textId="5FCCB289" w:rsidR="00A0516E" w:rsidDel="000A175D" w:rsidRDefault="000A175D">
          <w:pPr>
            <w:pStyle w:val="TOC2"/>
            <w:tabs>
              <w:tab w:val="left" w:pos="780"/>
              <w:tab w:val="right" w:leader="dot" w:pos="8494"/>
            </w:tabs>
            <w:rPr>
              <w:del w:id="174" w:author="Phan Trung Kien 20166322" w:date="2020-06-20T15:35:00Z"/>
              <w:rFonts w:asciiTheme="minorHAnsi" w:eastAsiaTheme="minorEastAsia" w:hAnsiTheme="minorHAnsi" w:cstheme="minorBidi"/>
              <w:noProof/>
              <w:color w:val="auto"/>
              <w:sz w:val="22"/>
              <w:szCs w:val="22"/>
            </w:rPr>
          </w:pPr>
          <w:del w:id="175" w:author="Phan Trung Kien 20166322" w:date="2020-06-20T15:35:00Z">
            <w:r w:rsidDel="000A175D">
              <w:rPr>
                <w:noProof/>
              </w:rPr>
              <w:fldChar w:fldCharType="begin"/>
            </w:r>
            <w:r w:rsidDel="000A175D">
              <w:rPr>
                <w:noProof/>
              </w:rPr>
              <w:delInstrText xml:space="preserve"> HYPERLINK \l "_Toc43435206" </w:delInstrText>
            </w:r>
            <w:r w:rsidDel="000A175D">
              <w:rPr>
                <w:noProof/>
              </w:rPr>
              <w:fldChar w:fldCharType="separate"/>
            </w:r>
          </w:del>
          <w:ins w:id="176" w:author="Phan Trung Kien 20166322" w:date="2020-06-20T15:35:00Z">
            <w:r>
              <w:rPr>
                <w:b/>
                <w:bCs/>
                <w:noProof/>
              </w:rPr>
              <w:t>Error! Hyperlink reference not valid.</w:t>
            </w:r>
          </w:ins>
          <w:del w:id="177" w:author="Phan Trung Kien 20166322" w:date="2020-06-20T15:35:00Z">
            <w:r w:rsidR="00A0516E" w:rsidRPr="005F2320" w:rsidDel="000A175D">
              <w:rPr>
                <w:rStyle w:val="Hyperlink"/>
                <w:noProof/>
              </w:rPr>
              <w:delText>1.2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rPr>
              <w:delText>Các phương pháp tổng hợp tiếng nói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_Toc43435206 \h </w:delInstrText>
            </w:r>
            <w:r w:rsidR="00A0516E" w:rsidDel="000A175D">
              <w:rPr>
                <w:noProof/>
                <w:webHidden/>
              </w:rPr>
            </w:r>
            <w:r w:rsidR="00A0516E" w:rsidDel="000A175D">
              <w:rPr>
                <w:noProof/>
                <w:webHidden/>
              </w:rPr>
              <w:fldChar w:fldCharType="separate"/>
            </w:r>
            <w:r w:rsidR="002741CC" w:rsidDel="000A175D">
              <w:rPr>
                <w:noProof/>
                <w:webHidden/>
              </w:rPr>
              <w:delText>10</w:delText>
            </w:r>
            <w:r w:rsidR="00A0516E" w:rsidDel="000A175D">
              <w:rPr>
                <w:noProof/>
                <w:webHidden/>
              </w:rPr>
              <w:fldChar w:fldCharType="end"/>
            </w:r>
            <w:r w:rsidDel="000A175D">
              <w:rPr>
                <w:noProof/>
              </w:rPr>
              <w:fldChar w:fldCharType="end"/>
            </w:r>
          </w:del>
        </w:p>
        <w:p w14:paraId="1B603D38" w14:textId="0FC9517A" w:rsidR="00A0516E" w:rsidDel="000A175D" w:rsidRDefault="000A175D">
          <w:pPr>
            <w:pStyle w:val="TOC3"/>
            <w:tabs>
              <w:tab w:val="left" w:pos="1760"/>
              <w:tab w:val="right" w:leader="dot" w:pos="8494"/>
            </w:tabs>
            <w:rPr>
              <w:del w:id="178" w:author="Phan Trung Kien 20166322" w:date="2020-06-20T15:35:00Z"/>
              <w:rFonts w:asciiTheme="minorHAnsi" w:eastAsiaTheme="minorEastAsia" w:hAnsiTheme="minorHAnsi" w:cstheme="minorBidi"/>
              <w:noProof/>
              <w:color w:val="auto"/>
              <w:sz w:val="22"/>
              <w:szCs w:val="22"/>
            </w:rPr>
          </w:pPr>
          <w:del w:id="179" w:author="Phan Trung Kien 20166322" w:date="2020-06-20T15:35:00Z">
            <w:r w:rsidDel="000A175D">
              <w:rPr>
                <w:noProof/>
              </w:rPr>
              <w:fldChar w:fldCharType="begin"/>
            </w:r>
            <w:r w:rsidDel="000A175D">
              <w:rPr>
                <w:noProof/>
              </w:rPr>
              <w:delInstrText xml:space="preserve"> HYPERLINK \l "_Toc43435207" </w:delInstrText>
            </w:r>
            <w:r w:rsidDel="000A175D">
              <w:rPr>
                <w:noProof/>
              </w:rPr>
              <w:fldChar w:fldCharType="separate"/>
            </w:r>
          </w:del>
          <w:ins w:id="180" w:author="Phan Trung Kien 20166322" w:date="2020-06-20T15:35:00Z">
            <w:r>
              <w:rPr>
                <w:b/>
                <w:bCs/>
                <w:noProof/>
              </w:rPr>
              <w:t>Error! Hyperlink reference not valid.</w:t>
            </w:r>
          </w:ins>
          <w:del w:id="181"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1.2.1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rPr>
              <w:delText>Tổng hợp mô phỏng hệ thống phát âm</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_Toc43435207 \h </w:delInstrText>
            </w:r>
            <w:r w:rsidR="00A0516E" w:rsidDel="000A175D">
              <w:rPr>
                <w:noProof/>
                <w:webHidden/>
              </w:rPr>
            </w:r>
            <w:r w:rsidR="00A0516E" w:rsidDel="000A175D">
              <w:rPr>
                <w:noProof/>
                <w:webHidden/>
              </w:rPr>
              <w:fldChar w:fldCharType="separate"/>
            </w:r>
            <w:r w:rsidR="002741CC" w:rsidDel="000A175D">
              <w:rPr>
                <w:noProof/>
                <w:webHidden/>
              </w:rPr>
              <w:delText>10</w:delText>
            </w:r>
            <w:r w:rsidR="00A0516E" w:rsidDel="000A175D">
              <w:rPr>
                <w:noProof/>
                <w:webHidden/>
              </w:rPr>
              <w:fldChar w:fldCharType="end"/>
            </w:r>
            <w:r w:rsidDel="000A175D">
              <w:rPr>
                <w:noProof/>
              </w:rPr>
              <w:fldChar w:fldCharType="end"/>
            </w:r>
          </w:del>
        </w:p>
        <w:p w14:paraId="561959D8" w14:textId="04190573" w:rsidR="00A0516E" w:rsidDel="000A175D" w:rsidRDefault="000A175D">
          <w:pPr>
            <w:pStyle w:val="TOC3"/>
            <w:tabs>
              <w:tab w:val="left" w:pos="1760"/>
              <w:tab w:val="right" w:leader="dot" w:pos="8494"/>
            </w:tabs>
            <w:rPr>
              <w:del w:id="182" w:author="Phan Trung Kien 20166322" w:date="2020-06-20T15:35:00Z"/>
              <w:rFonts w:asciiTheme="minorHAnsi" w:eastAsiaTheme="minorEastAsia" w:hAnsiTheme="minorHAnsi" w:cstheme="minorBidi"/>
              <w:noProof/>
              <w:color w:val="auto"/>
              <w:sz w:val="22"/>
              <w:szCs w:val="22"/>
            </w:rPr>
          </w:pPr>
          <w:del w:id="183" w:author="Phan Trung Kien 20166322" w:date="2020-06-20T15:35:00Z">
            <w:r w:rsidDel="000A175D">
              <w:rPr>
                <w:noProof/>
              </w:rPr>
              <w:fldChar w:fldCharType="begin"/>
            </w:r>
            <w:r w:rsidDel="000A175D">
              <w:rPr>
                <w:noProof/>
              </w:rPr>
              <w:delInstrText xml:space="preserve"> HYPERLINK \l "_Toc43435208" </w:delInstrText>
            </w:r>
            <w:r w:rsidDel="000A175D">
              <w:rPr>
                <w:noProof/>
              </w:rPr>
              <w:fldChar w:fldCharType="separate"/>
            </w:r>
          </w:del>
          <w:ins w:id="184" w:author="Phan Trung Kien 20166322" w:date="2020-06-20T15:35:00Z">
            <w:r>
              <w:rPr>
                <w:b/>
                <w:bCs/>
                <w:noProof/>
              </w:rPr>
              <w:t>Error! Hyperlink reference not valid.</w:t>
            </w:r>
          </w:ins>
          <w:del w:id="185"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1.2.2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rPr>
              <w:delText>Tổng hợp tần số formant</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_Toc43435208 \h </w:delInstrText>
            </w:r>
            <w:r w:rsidR="00A0516E" w:rsidDel="000A175D">
              <w:rPr>
                <w:noProof/>
                <w:webHidden/>
              </w:rPr>
            </w:r>
            <w:r w:rsidR="00A0516E" w:rsidDel="000A175D">
              <w:rPr>
                <w:noProof/>
                <w:webHidden/>
              </w:rPr>
              <w:fldChar w:fldCharType="separate"/>
            </w:r>
            <w:r w:rsidR="002741CC" w:rsidDel="000A175D">
              <w:rPr>
                <w:noProof/>
                <w:webHidden/>
              </w:rPr>
              <w:delText>10</w:delText>
            </w:r>
            <w:r w:rsidR="00A0516E" w:rsidDel="000A175D">
              <w:rPr>
                <w:noProof/>
                <w:webHidden/>
              </w:rPr>
              <w:fldChar w:fldCharType="end"/>
            </w:r>
            <w:r w:rsidDel="000A175D">
              <w:rPr>
                <w:noProof/>
              </w:rPr>
              <w:fldChar w:fldCharType="end"/>
            </w:r>
          </w:del>
        </w:p>
        <w:p w14:paraId="25989EC5" w14:textId="50310185" w:rsidR="00A0516E" w:rsidDel="000A175D" w:rsidRDefault="000A175D">
          <w:pPr>
            <w:pStyle w:val="TOC3"/>
            <w:tabs>
              <w:tab w:val="left" w:pos="1760"/>
              <w:tab w:val="right" w:leader="dot" w:pos="8494"/>
            </w:tabs>
            <w:rPr>
              <w:del w:id="186" w:author="Phan Trung Kien 20166322" w:date="2020-06-20T15:35:00Z"/>
              <w:rFonts w:asciiTheme="minorHAnsi" w:eastAsiaTheme="minorEastAsia" w:hAnsiTheme="minorHAnsi" w:cstheme="minorBidi"/>
              <w:noProof/>
              <w:color w:val="auto"/>
              <w:sz w:val="22"/>
              <w:szCs w:val="22"/>
            </w:rPr>
          </w:pPr>
          <w:del w:id="187" w:author="Phan Trung Kien 20166322" w:date="2020-06-20T15:35:00Z">
            <w:r w:rsidDel="000A175D">
              <w:rPr>
                <w:noProof/>
              </w:rPr>
              <w:fldChar w:fldCharType="begin"/>
            </w:r>
            <w:r w:rsidDel="000A175D">
              <w:rPr>
                <w:noProof/>
              </w:rPr>
              <w:delInstrText xml:space="preserve"> HYPERLINK \l "_Toc43435209" </w:delInstrText>
            </w:r>
            <w:r w:rsidDel="000A175D">
              <w:rPr>
                <w:noProof/>
              </w:rPr>
              <w:fldChar w:fldCharType="separate"/>
            </w:r>
          </w:del>
          <w:ins w:id="188" w:author="Phan Trung Kien 20166322" w:date="2020-06-20T15:35:00Z">
            <w:r>
              <w:rPr>
                <w:b/>
                <w:bCs/>
                <w:noProof/>
              </w:rPr>
              <w:t>Error! Hyperlink reference not valid.</w:t>
            </w:r>
          </w:ins>
          <w:del w:id="189"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1.2.3</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rPr>
              <w:delText>Tổng hợp ghép nối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_Toc43435209 \h </w:delInstrText>
            </w:r>
            <w:r w:rsidR="00A0516E" w:rsidDel="000A175D">
              <w:rPr>
                <w:noProof/>
                <w:webHidden/>
              </w:rPr>
            </w:r>
            <w:r w:rsidR="00A0516E" w:rsidDel="000A175D">
              <w:rPr>
                <w:noProof/>
                <w:webHidden/>
              </w:rPr>
              <w:fldChar w:fldCharType="separate"/>
            </w:r>
            <w:r w:rsidR="002741CC" w:rsidDel="000A175D">
              <w:rPr>
                <w:noProof/>
                <w:webHidden/>
              </w:rPr>
              <w:delText>11</w:delText>
            </w:r>
            <w:r w:rsidR="00A0516E" w:rsidDel="000A175D">
              <w:rPr>
                <w:noProof/>
                <w:webHidden/>
              </w:rPr>
              <w:fldChar w:fldCharType="end"/>
            </w:r>
            <w:r w:rsidDel="000A175D">
              <w:rPr>
                <w:noProof/>
              </w:rPr>
              <w:fldChar w:fldCharType="end"/>
            </w:r>
          </w:del>
        </w:p>
        <w:p w14:paraId="6B0FA33C" w14:textId="37A89848" w:rsidR="00A0516E" w:rsidDel="000A175D" w:rsidRDefault="000A175D">
          <w:pPr>
            <w:pStyle w:val="TOC3"/>
            <w:tabs>
              <w:tab w:val="left" w:pos="1760"/>
              <w:tab w:val="right" w:leader="dot" w:pos="8494"/>
            </w:tabs>
            <w:rPr>
              <w:del w:id="190" w:author="Phan Trung Kien 20166322" w:date="2020-06-20T15:35:00Z"/>
              <w:rFonts w:asciiTheme="minorHAnsi" w:eastAsiaTheme="minorEastAsia" w:hAnsiTheme="minorHAnsi" w:cstheme="minorBidi"/>
              <w:noProof/>
              <w:color w:val="auto"/>
              <w:sz w:val="22"/>
              <w:szCs w:val="22"/>
            </w:rPr>
          </w:pPr>
          <w:del w:id="191" w:author="Phan Trung Kien 20166322" w:date="2020-06-20T15:35:00Z">
            <w:r w:rsidDel="000A175D">
              <w:rPr>
                <w:noProof/>
              </w:rPr>
              <w:fldChar w:fldCharType="begin"/>
            </w:r>
            <w:r w:rsidDel="000A175D">
              <w:rPr>
                <w:noProof/>
              </w:rPr>
              <w:delInstrText xml:space="preserve"> HYPERLINK \l "_Toc43435210" </w:delInstrText>
            </w:r>
            <w:r w:rsidDel="000A175D">
              <w:rPr>
                <w:noProof/>
              </w:rPr>
              <w:fldChar w:fldCharType="separate"/>
            </w:r>
          </w:del>
          <w:r>
            <w:rPr>
              <w:b/>
              <w:bCs/>
              <w:noProof/>
            </w:rPr>
            <w:t>Error! Hyperlink reference not valid.</w:t>
          </w:r>
          <w:del w:id="192"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1.2.4</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rPr>
              <w:delText>Tổng hợp dùng tham số thống kê</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_Toc43435210 \h </w:delInstrText>
            </w:r>
            <w:r w:rsidR="00A0516E" w:rsidDel="000A175D">
              <w:rPr>
                <w:noProof/>
                <w:webHidden/>
              </w:rPr>
            </w:r>
            <w:r w:rsidR="00A0516E" w:rsidDel="000A175D">
              <w:rPr>
                <w:noProof/>
                <w:webHidden/>
              </w:rPr>
              <w:fldChar w:fldCharType="separate"/>
            </w:r>
            <w:r w:rsidR="002741CC" w:rsidDel="000A175D">
              <w:rPr>
                <w:noProof/>
                <w:webHidden/>
              </w:rPr>
              <w:delText>12</w:delText>
            </w:r>
            <w:r w:rsidR="00A0516E" w:rsidDel="000A175D">
              <w:rPr>
                <w:noProof/>
                <w:webHidden/>
              </w:rPr>
              <w:fldChar w:fldCharType="end"/>
            </w:r>
            <w:r w:rsidDel="000A175D">
              <w:rPr>
                <w:noProof/>
              </w:rPr>
              <w:fldChar w:fldCharType="end"/>
            </w:r>
          </w:del>
        </w:p>
        <w:p w14:paraId="51F6336D" w14:textId="0622EA61" w:rsidR="00A0516E" w:rsidDel="000A175D" w:rsidRDefault="000A175D">
          <w:pPr>
            <w:pStyle w:val="TOC3"/>
            <w:tabs>
              <w:tab w:val="left" w:pos="1760"/>
              <w:tab w:val="right" w:leader="dot" w:pos="8494"/>
            </w:tabs>
            <w:rPr>
              <w:del w:id="193" w:author="Phan Trung Kien 20166322" w:date="2020-06-20T15:35:00Z"/>
              <w:rFonts w:asciiTheme="minorHAnsi" w:eastAsiaTheme="minorEastAsia" w:hAnsiTheme="minorHAnsi" w:cstheme="minorBidi"/>
              <w:noProof/>
              <w:color w:val="auto"/>
              <w:sz w:val="22"/>
              <w:szCs w:val="22"/>
            </w:rPr>
          </w:pPr>
          <w:del w:id="194" w:author="Phan Trung Kien 20166322" w:date="2020-06-20T15:35:00Z">
            <w:r w:rsidDel="000A175D">
              <w:rPr>
                <w:noProof/>
              </w:rPr>
              <w:fldChar w:fldCharType="begin"/>
            </w:r>
            <w:r w:rsidDel="000A175D">
              <w:rPr>
                <w:noProof/>
              </w:rPr>
              <w:delInstrText xml:space="preserve"> HYPERLINK \l "_Toc43435211" </w:delInstrText>
            </w:r>
            <w:r w:rsidDel="000A175D">
              <w:rPr>
                <w:noProof/>
              </w:rPr>
              <w:fldChar w:fldCharType="separate"/>
            </w:r>
          </w:del>
          <w:ins w:id="195" w:author="Phan Trung Kien 20166322" w:date="2020-06-20T15:35:00Z">
            <w:r>
              <w:rPr>
                <w:b/>
                <w:bCs/>
                <w:noProof/>
              </w:rPr>
              <w:t>Error! Hyperlink reference not valid.</w:t>
            </w:r>
          </w:ins>
          <w:del w:id="196"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1.2.5</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rPr>
              <w:delText>Tổng hợp bằng phương pháp lai ghép</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_Toc43435211 \h </w:delInstrText>
            </w:r>
            <w:r w:rsidR="00A0516E" w:rsidDel="000A175D">
              <w:rPr>
                <w:noProof/>
                <w:webHidden/>
              </w:rPr>
            </w:r>
            <w:r w:rsidR="00A0516E" w:rsidDel="000A175D">
              <w:rPr>
                <w:noProof/>
                <w:webHidden/>
              </w:rPr>
              <w:fldChar w:fldCharType="separate"/>
            </w:r>
            <w:r w:rsidR="002741CC" w:rsidDel="000A175D">
              <w:rPr>
                <w:noProof/>
                <w:webHidden/>
              </w:rPr>
              <w:delText>14</w:delText>
            </w:r>
            <w:r w:rsidR="00A0516E" w:rsidDel="000A175D">
              <w:rPr>
                <w:noProof/>
                <w:webHidden/>
              </w:rPr>
              <w:fldChar w:fldCharType="end"/>
            </w:r>
            <w:r w:rsidDel="000A175D">
              <w:rPr>
                <w:noProof/>
              </w:rPr>
              <w:fldChar w:fldCharType="end"/>
            </w:r>
          </w:del>
        </w:p>
        <w:p w14:paraId="6D1FB589" w14:textId="2D7CC004" w:rsidR="00A0516E" w:rsidDel="000A175D" w:rsidRDefault="000A175D">
          <w:pPr>
            <w:pStyle w:val="TOC3"/>
            <w:tabs>
              <w:tab w:val="left" w:pos="1760"/>
              <w:tab w:val="right" w:leader="dot" w:pos="8494"/>
            </w:tabs>
            <w:rPr>
              <w:del w:id="197" w:author="Phan Trung Kien 20166322" w:date="2020-06-20T15:35:00Z"/>
              <w:rFonts w:asciiTheme="minorHAnsi" w:eastAsiaTheme="minorEastAsia" w:hAnsiTheme="minorHAnsi" w:cstheme="minorBidi"/>
              <w:noProof/>
              <w:color w:val="auto"/>
              <w:sz w:val="22"/>
              <w:szCs w:val="22"/>
            </w:rPr>
          </w:pPr>
          <w:del w:id="198" w:author="Phan Trung Kien 20166322" w:date="2020-06-20T15:35:00Z">
            <w:r w:rsidDel="000A175D">
              <w:rPr>
                <w:noProof/>
              </w:rPr>
              <w:fldChar w:fldCharType="begin"/>
            </w:r>
            <w:r w:rsidDel="000A175D">
              <w:rPr>
                <w:noProof/>
              </w:rPr>
              <w:delInstrText xml:space="preserve"> HYPERLINK \l "_Toc43435212" </w:delInstrText>
            </w:r>
            <w:r w:rsidDel="000A175D">
              <w:rPr>
                <w:noProof/>
              </w:rPr>
              <w:fldChar w:fldCharType="separate"/>
            </w:r>
          </w:del>
          <w:ins w:id="199" w:author="Phan Trung Kien 20166322" w:date="2020-06-20T15:35:00Z">
            <w:r>
              <w:rPr>
                <w:b/>
                <w:bCs/>
                <w:noProof/>
              </w:rPr>
              <w:t>Error! Hyperlink reference not valid.</w:t>
            </w:r>
          </w:ins>
          <w:del w:id="200"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1.2.6</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rPr>
              <w:delText>Tổng hợp tiếng nói dựa trên phương pháp học sâu (DNN)</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_Toc43435212 \h </w:delInstrText>
            </w:r>
            <w:r w:rsidR="00A0516E" w:rsidDel="000A175D">
              <w:rPr>
                <w:noProof/>
                <w:webHidden/>
              </w:rPr>
            </w:r>
            <w:r w:rsidR="00A0516E" w:rsidDel="000A175D">
              <w:rPr>
                <w:noProof/>
                <w:webHidden/>
              </w:rPr>
              <w:fldChar w:fldCharType="separate"/>
            </w:r>
            <w:r w:rsidR="002741CC" w:rsidDel="000A175D">
              <w:rPr>
                <w:noProof/>
                <w:webHidden/>
              </w:rPr>
              <w:delText>14</w:delText>
            </w:r>
            <w:r w:rsidR="00A0516E" w:rsidDel="000A175D">
              <w:rPr>
                <w:noProof/>
                <w:webHidden/>
              </w:rPr>
              <w:fldChar w:fldCharType="end"/>
            </w:r>
            <w:r w:rsidDel="000A175D">
              <w:rPr>
                <w:noProof/>
              </w:rPr>
              <w:fldChar w:fldCharType="end"/>
            </w:r>
          </w:del>
        </w:p>
        <w:p w14:paraId="748439E9" w14:textId="7C2A73A9" w:rsidR="00A0516E" w:rsidDel="000A175D" w:rsidRDefault="000A175D">
          <w:pPr>
            <w:pStyle w:val="TOC2"/>
            <w:tabs>
              <w:tab w:val="left" w:pos="780"/>
              <w:tab w:val="right" w:leader="dot" w:pos="8494"/>
            </w:tabs>
            <w:rPr>
              <w:del w:id="201" w:author="Phan Trung Kien 20166322" w:date="2020-06-20T15:35:00Z"/>
              <w:rFonts w:asciiTheme="minorHAnsi" w:eastAsiaTheme="minorEastAsia" w:hAnsiTheme="minorHAnsi" w:cstheme="minorBidi"/>
              <w:noProof/>
              <w:color w:val="auto"/>
              <w:sz w:val="22"/>
              <w:szCs w:val="22"/>
            </w:rPr>
          </w:pPr>
          <w:del w:id="202" w:author="Phan Trung Kien 20166322" w:date="2020-06-20T15:35:00Z">
            <w:r w:rsidDel="000A175D">
              <w:rPr>
                <w:noProof/>
              </w:rPr>
              <w:fldChar w:fldCharType="begin"/>
            </w:r>
            <w:r w:rsidDel="000A175D">
              <w:rPr>
                <w:noProof/>
              </w:rPr>
              <w:delInstrText xml:space="preserve"> HYPERLINK \l "_Toc43435213" </w:delInstrText>
            </w:r>
            <w:r w:rsidDel="000A175D">
              <w:rPr>
                <w:noProof/>
              </w:rPr>
              <w:fldChar w:fldCharType="separate"/>
            </w:r>
          </w:del>
          <w:ins w:id="203" w:author="Phan Trung Kien 20166322" w:date="2020-06-20T15:35:00Z">
            <w:r>
              <w:rPr>
                <w:b/>
                <w:bCs/>
                <w:noProof/>
              </w:rPr>
              <w:t>Error! Hyperlink reference not valid.</w:t>
            </w:r>
          </w:ins>
          <w:del w:id="204" w:author="Phan Trung Kien 20166322" w:date="2020-06-20T15:35:00Z">
            <w:r w:rsidR="00A0516E" w:rsidRPr="005F2320" w:rsidDel="000A175D">
              <w:rPr>
                <w:rStyle w:val="Hyperlink"/>
                <w:noProof/>
              </w:rPr>
              <w:delText>1.3</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rPr>
              <w:delText>Tình hình phát triển và các vấn đề với tổng hợp tiếng nói tiếng Việt</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_Toc43435213 \h </w:delInstrText>
            </w:r>
            <w:r w:rsidR="00A0516E" w:rsidDel="000A175D">
              <w:rPr>
                <w:noProof/>
                <w:webHidden/>
              </w:rPr>
            </w:r>
            <w:r w:rsidR="00A0516E" w:rsidDel="000A175D">
              <w:rPr>
                <w:noProof/>
                <w:webHidden/>
              </w:rPr>
              <w:fldChar w:fldCharType="separate"/>
            </w:r>
            <w:r w:rsidR="002741CC" w:rsidDel="000A175D">
              <w:rPr>
                <w:noProof/>
                <w:webHidden/>
              </w:rPr>
              <w:delText>14</w:delText>
            </w:r>
            <w:r w:rsidR="00A0516E" w:rsidDel="000A175D">
              <w:rPr>
                <w:noProof/>
                <w:webHidden/>
              </w:rPr>
              <w:fldChar w:fldCharType="end"/>
            </w:r>
            <w:r w:rsidDel="000A175D">
              <w:rPr>
                <w:noProof/>
              </w:rPr>
              <w:fldChar w:fldCharType="end"/>
            </w:r>
          </w:del>
        </w:p>
        <w:p w14:paraId="0FAE8447" w14:textId="47DCC581" w:rsidR="00A0516E" w:rsidDel="000A175D" w:rsidRDefault="000A175D">
          <w:pPr>
            <w:pStyle w:val="TOC2"/>
            <w:tabs>
              <w:tab w:val="left" w:pos="780"/>
              <w:tab w:val="right" w:leader="dot" w:pos="8494"/>
            </w:tabs>
            <w:rPr>
              <w:del w:id="205" w:author="Phan Trung Kien 20166322" w:date="2020-06-20T15:35:00Z"/>
              <w:rFonts w:asciiTheme="minorHAnsi" w:eastAsiaTheme="minorEastAsia" w:hAnsiTheme="minorHAnsi" w:cstheme="minorBidi"/>
              <w:noProof/>
              <w:color w:val="auto"/>
              <w:sz w:val="22"/>
              <w:szCs w:val="22"/>
            </w:rPr>
          </w:pPr>
          <w:del w:id="206" w:author="Phan Trung Kien 20166322" w:date="2020-06-20T15:35:00Z">
            <w:r w:rsidDel="000A175D">
              <w:rPr>
                <w:noProof/>
              </w:rPr>
              <w:fldChar w:fldCharType="begin"/>
            </w:r>
            <w:r w:rsidDel="000A175D">
              <w:rPr>
                <w:noProof/>
              </w:rPr>
              <w:delInstrText xml:space="preserve"> HYPERLINK \l "_Toc43435214" </w:delInstrText>
            </w:r>
            <w:r w:rsidDel="000A175D">
              <w:rPr>
                <w:noProof/>
              </w:rPr>
              <w:fldChar w:fldCharType="separate"/>
            </w:r>
          </w:del>
          <w:ins w:id="207" w:author="Phan Trung Kien 20166322" w:date="2020-06-20T15:35:00Z">
            <w:r>
              <w:rPr>
                <w:b/>
                <w:bCs/>
                <w:noProof/>
              </w:rPr>
              <w:t>Error! Hyperlink reference not valid.</w:t>
            </w:r>
          </w:ins>
          <w:del w:id="208" w:author="Phan Trung Kien 20166322" w:date="2020-06-20T15:35:00Z">
            <w:r w:rsidR="00A0516E" w:rsidRPr="005F2320" w:rsidDel="000A175D">
              <w:rPr>
                <w:rStyle w:val="Hyperlink"/>
                <w:noProof/>
              </w:rPr>
              <w:delText>1.4</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Giới thiệu về thích ứng giọng nói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_Toc43435214 \h </w:delInstrText>
            </w:r>
            <w:r w:rsidR="00A0516E" w:rsidDel="000A175D">
              <w:rPr>
                <w:noProof/>
                <w:webHidden/>
              </w:rPr>
            </w:r>
            <w:r w:rsidR="00A0516E" w:rsidDel="000A175D">
              <w:rPr>
                <w:noProof/>
                <w:webHidden/>
              </w:rPr>
              <w:fldChar w:fldCharType="separate"/>
            </w:r>
            <w:r w:rsidR="002741CC" w:rsidDel="000A175D">
              <w:rPr>
                <w:noProof/>
                <w:webHidden/>
              </w:rPr>
              <w:delText>15</w:delText>
            </w:r>
            <w:r w:rsidR="00A0516E" w:rsidDel="000A175D">
              <w:rPr>
                <w:noProof/>
                <w:webHidden/>
              </w:rPr>
              <w:fldChar w:fldCharType="end"/>
            </w:r>
            <w:r w:rsidDel="000A175D">
              <w:rPr>
                <w:noProof/>
              </w:rPr>
              <w:fldChar w:fldCharType="end"/>
            </w:r>
          </w:del>
        </w:p>
        <w:p w14:paraId="3515492C" w14:textId="2109D2DA" w:rsidR="00A0516E" w:rsidDel="000A175D" w:rsidRDefault="000A175D">
          <w:pPr>
            <w:pStyle w:val="TOC2"/>
            <w:tabs>
              <w:tab w:val="left" w:pos="780"/>
              <w:tab w:val="right" w:leader="dot" w:pos="8494"/>
            </w:tabs>
            <w:rPr>
              <w:del w:id="209" w:author="Phan Trung Kien 20166322" w:date="2020-06-20T15:35:00Z"/>
              <w:rFonts w:asciiTheme="minorHAnsi" w:eastAsiaTheme="minorEastAsia" w:hAnsiTheme="minorHAnsi" w:cstheme="minorBidi"/>
              <w:noProof/>
              <w:color w:val="auto"/>
              <w:sz w:val="22"/>
              <w:szCs w:val="22"/>
            </w:rPr>
          </w:pPr>
          <w:del w:id="210" w:author="Phan Trung Kien 20166322" w:date="2020-06-20T15:35:00Z">
            <w:r w:rsidDel="000A175D">
              <w:rPr>
                <w:noProof/>
              </w:rPr>
              <w:fldChar w:fldCharType="begin"/>
            </w:r>
            <w:r w:rsidDel="000A175D">
              <w:rPr>
                <w:noProof/>
              </w:rPr>
              <w:delInstrText xml:space="preserve"> HYPERLINK \l "_Toc43435215" </w:delInstrText>
            </w:r>
            <w:r w:rsidDel="000A175D">
              <w:rPr>
                <w:noProof/>
              </w:rPr>
              <w:fldChar w:fldCharType="separate"/>
            </w:r>
          </w:del>
          <w:ins w:id="211" w:author="Phan Trung Kien 20166322" w:date="2020-06-20T15:35:00Z">
            <w:r>
              <w:rPr>
                <w:b/>
                <w:bCs/>
                <w:noProof/>
              </w:rPr>
              <w:t>Error! Hyperlink reference not valid.</w:t>
            </w:r>
          </w:ins>
          <w:del w:id="212" w:author="Phan Trung Kien 20166322" w:date="2020-06-20T15:35:00Z">
            <w:r w:rsidR="00A0516E" w:rsidRPr="005F2320" w:rsidDel="000A175D">
              <w:rPr>
                <w:rStyle w:val="Hyperlink"/>
                <w:noProof/>
              </w:rPr>
              <w:delText>1.5</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Vấn đề đặt ra với đồ án</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_Toc43435215 \h </w:delInstrText>
            </w:r>
            <w:r w:rsidR="00A0516E" w:rsidDel="000A175D">
              <w:rPr>
                <w:noProof/>
                <w:webHidden/>
              </w:rPr>
            </w:r>
            <w:r w:rsidR="00A0516E" w:rsidDel="000A175D">
              <w:rPr>
                <w:noProof/>
                <w:webHidden/>
              </w:rPr>
              <w:fldChar w:fldCharType="separate"/>
            </w:r>
            <w:r w:rsidR="002741CC" w:rsidDel="000A175D">
              <w:rPr>
                <w:noProof/>
                <w:webHidden/>
              </w:rPr>
              <w:delText>16</w:delText>
            </w:r>
            <w:r w:rsidR="00A0516E" w:rsidDel="000A175D">
              <w:rPr>
                <w:noProof/>
                <w:webHidden/>
              </w:rPr>
              <w:fldChar w:fldCharType="end"/>
            </w:r>
            <w:r w:rsidDel="000A175D">
              <w:rPr>
                <w:noProof/>
              </w:rPr>
              <w:fldChar w:fldCharType="end"/>
            </w:r>
          </w:del>
        </w:p>
        <w:p w14:paraId="0CA4EB5D" w14:textId="1521E27D" w:rsidR="00A0516E" w:rsidDel="000A175D" w:rsidRDefault="000A175D">
          <w:pPr>
            <w:pStyle w:val="TOC1"/>
            <w:tabs>
              <w:tab w:val="right" w:leader="dot" w:pos="8494"/>
            </w:tabs>
            <w:rPr>
              <w:del w:id="213" w:author="Phan Trung Kien 20166322" w:date="2020-06-20T15:35:00Z"/>
              <w:rFonts w:asciiTheme="minorHAnsi" w:eastAsiaTheme="minorEastAsia" w:hAnsiTheme="minorHAnsi" w:cstheme="minorBidi"/>
              <w:b w:val="0"/>
              <w:noProof/>
              <w:color w:val="auto"/>
              <w:sz w:val="22"/>
              <w:szCs w:val="22"/>
            </w:rPr>
          </w:pPr>
          <w:del w:id="214" w:author="Phan Trung Kien 20166322" w:date="2020-06-20T15:35:00Z">
            <w:r w:rsidDel="000A175D">
              <w:rPr>
                <w:b w:val="0"/>
                <w:noProof/>
              </w:rPr>
              <w:fldChar w:fldCharType="begin"/>
            </w:r>
            <w:r w:rsidDel="000A175D">
              <w:rPr>
                <w:noProof/>
              </w:rPr>
              <w:delInstrText xml:space="preserve"> HYPERLINK \l "_Toc43435216" </w:delInstrText>
            </w:r>
            <w:r w:rsidDel="000A175D">
              <w:rPr>
                <w:b w:val="0"/>
                <w:noProof/>
              </w:rPr>
              <w:fldChar w:fldCharType="separate"/>
            </w:r>
          </w:del>
          <w:ins w:id="215" w:author="Phan Trung Kien 20166322" w:date="2020-06-20T15:35:00Z">
            <w:r>
              <w:rPr>
                <w:b w:val="0"/>
                <w:bCs/>
                <w:noProof/>
              </w:rPr>
              <w:t>Error! Hyperlink reference not valid.</w:t>
            </w:r>
          </w:ins>
          <w:del w:id="216" w:author="Phan Trung Kien 20166322" w:date="2020-06-20T15:35:00Z">
            <w:r w:rsidR="00A0516E" w:rsidRPr="005F2320" w:rsidDel="000A175D">
              <w:rPr>
                <w:rStyle w:val="Hyperlink"/>
                <w:noProof/>
              </w:rPr>
              <w:delText>CHƯƠNG 2.</w:delText>
            </w:r>
            <w:r w:rsidR="00A0516E" w:rsidRPr="005F2320" w:rsidDel="000A175D">
              <w:rPr>
                <w:rStyle w:val="Hyperlink"/>
                <w:noProof/>
                <w:lang w:val="en"/>
              </w:rPr>
              <w:delText xml:space="preserve"> CƠ SỞ LÝ THUYẾT</w:delText>
            </w:r>
            <w:r w:rsidR="00A0516E" w:rsidDel="000A175D">
              <w:rPr>
                <w:noProof/>
                <w:webHidden/>
              </w:rPr>
              <w:tab/>
            </w:r>
            <w:r w:rsidR="00A0516E" w:rsidDel="000A175D">
              <w:rPr>
                <w:b w:val="0"/>
                <w:noProof/>
                <w:webHidden/>
              </w:rPr>
              <w:fldChar w:fldCharType="begin"/>
            </w:r>
            <w:r w:rsidR="00A0516E" w:rsidDel="000A175D">
              <w:rPr>
                <w:noProof/>
                <w:webHidden/>
              </w:rPr>
              <w:delInstrText xml:space="preserve"> PAGEREF _Toc43435216 \h </w:delInstrText>
            </w:r>
            <w:r w:rsidR="00A0516E" w:rsidDel="000A175D">
              <w:rPr>
                <w:b w:val="0"/>
                <w:noProof/>
                <w:webHidden/>
              </w:rPr>
            </w:r>
            <w:r w:rsidR="00A0516E" w:rsidDel="000A175D">
              <w:rPr>
                <w:b w:val="0"/>
                <w:noProof/>
                <w:webHidden/>
              </w:rPr>
              <w:fldChar w:fldCharType="separate"/>
            </w:r>
            <w:r w:rsidR="002741CC" w:rsidDel="000A175D">
              <w:rPr>
                <w:noProof/>
                <w:webHidden/>
              </w:rPr>
              <w:delText>17</w:delText>
            </w:r>
            <w:r w:rsidR="00A0516E" w:rsidDel="000A175D">
              <w:rPr>
                <w:b w:val="0"/>
                <w:noProof/>
                <w:webHidden/>
              </w:rPr>
              <w:fldChar w:fldCharType="end"/>
            </w:r>
            <w:r w:rsidDel="000A175D">
              <w:rPr>
                <w:b w:val="0"/>
                <w:noProof/>
              </w:rPr>
              <w:fldChar w:fldCharType="end"/>
            </w:r>
          </w:del>
        </w:p>
        <w:p w14:paraId="2DE6021D" w14:textId="58EF434F" w:rsidR="00A0516E" w:rsidDel="000A175D" w:rsidRDefault="000A175D">
          <w:pPr>
            <w:pStyle w:val="TOC2"/>
            <w:tabs>
              <w:tab w:val="left" w:pos="780"/>
              <w:tab w:val="right" w:leader="dot" w:pos="8494"/>
            </w:tabs>
            <w:rPr>
              <w:del w:id="217" w:author="Phan Trung Kien 20166322" w:date="2020-06-20T15:35:00Z"/>
              <w:rFonts w:asciiTheme="minorHAnsi" w:eastAsiaTheme="minorEastAsia" w:hAnsiTheme="minorHAnsi" w:cstheme="minorBidi"/>
              <w:noProof/>
              <w:color w:val="auto"/>
              <w:sz w:val="22"/>
              <w:szCs w:val="22"/>
            </w:rPr>
          </w:pPr>
          <w:del w:id="218" w:author="Phan Trung Kien 20166322" w:date="2020-06-20T15:35:00Z">
            <w:r w:rsidDel="000A175D">
              <w:rPr>
                <w:noProof/>
              </w:rPr>
              <w:fldChar w:fldCharType="begin"/>
            </w:r>
            <w:r w:rsidDel="000A175D">
              <w:rPr>
                <w:noProof/>
              </w:rPr>
              <w:delInstrText xml:space="preserve"> HYPERLINK \l "_Toc43435217" </w:delInstrText>
            </w:r>
            <w:r w:rsidDel="000A175D">
              <w:rPr>
                <w:noProof/>
              </w:rPr>
              <w:fldChar w:fldCharType="separate"/>
            </w:r>
          </w:del>
          <w:ins w:id="219" w:author="Phan Trung Kien 20166322" w:date="2020-06-20T15:35:00Z">
            <w:r>
              <w:rPr>
                <w:b/>
                <w:bCs/>
                <w:noProof/>
              </w:rPr>
              <w:t>Error! Hyperlink reference not valid.</w:t>
            </w:r>
          </w:ins>
          <w:del w:id="220" w:author="Phan Trung Kien 20166322" w:date="2020-06-20T15:35:00Z">
            <w:r w:rsidR="00A0516E" w:rsidRPr="005F2320" w:rsidDel="000A175D">
              <w:rPr>
                <w:rStyle w:val="Hyperlink"/>
                <w:noProof/>
                <w:lang w:val="en"/>
              </w:rPr>
              <w:delText>2.1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Tổng quan về học sâu</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_Toc43435217 \h </w:delInstrText>
            </w:r>
            <w:r w:rsidR="00A0516E" w:rsidDel="000A175D">
              <w:rPr>
                <w:noProof/>
                <w:webHidden/>
              </w:rPr>
            </w:r>
            <w:r w:rsidR="00A0516E" w:rsidDel="000A175D">
              <w:rPr>
                <w:noProof/>
                <w:webHidden/>
              </w:rPr>
              <w:fldChar w:fldCharType="separate"/>
            </w:r>
            <w:r w:rsidR="002741CC" w:rsidDel="000A175D">
              <w:rPr>
                <w:noProof/>
                <w:webHidden/>
              </w:rPr>
              <w:delText>17</w:delText>
            </w:r>
            <w:r w:rsidR="00A0516E" w:rsidDel="000A175D">
              <w:rPr>
                <w:noProof/>
                <w:webHidden/>
              </w:rPr>
              <w:fldChar w:fldCharType="end"/>
            </w:r>
            <w:r w:rsidDel="000A175D">
              <w:rPr>
                <w:noProof/>
              </w:rPr>
              <w:fldChar w:fldCharType="end"/>
            </w:r>
          </w:del>
        </w:p>
        <w:p w14:paraId="6BEBD645" w14:textId="142FB7ED" w:rsidR="00A0516E" w:rsidDel="000A175D" w:rsidRDefault="000A175D">
          <w:pPr>
            <w:pStyle w:val="TOC3"/>
            <w:tabs>
              <w:tab w:val="left" w:pos="1760"/>
              <w:tab w:val="right" w:leader="dot" w:pos="8494"/>
            </w:tabs>
            <w:rPr>
              <w:del w:id="221" w:author="Phan Trung Kien 20166322" w:date="2020-06-20T15:35:00Z"/>
              <w:rFonts w:asciiTheme="minorHAnsi" w:eastAsiaTheme="minorEastAsia" w:hAnsiTheme="minorHAnsi" w:cstheme="minorBidi"/>
              <w:noProof/>
              <w:color w:val="auto"/>
              <w:sz w:val="22"/>
              <w:szCs w:val="22"/>
            </w:rPr>
          </w:pPr>
          <w:del w:id="222" w:author="Phan Trung Kien 20166322" w:date="2020-06-20T15:35:00Z">
            <w:r w:rsidDel="000A175D">
              <w:rPr>
                <w:noProof/>
              </w:rPr>
              <w:fldChar w:fldCharType="begin"/>
            </w:r>
            <w:r w:rsidDel="000A175D">
              <w:rPr>
                <w:noProof/>
              </w:rPr>
              <w:delInstrText xml:space="preserve"> HYPERLINK \l "_Toc43435218" </w:delInstrText>
            </w:r>
            <w:r w:rsidDel="000A175D">
              <w:rPr>
                <w:noProof/>
              </w:rPr>
              <w:fldChar w:fldCharType="separate"/>
            </w:r>
          </w:del>
          <w:ins w:id="223" w:author="Phan Trung Kien 20166322" w:date="2020-06-20T15:35:00Z">
            <w:r>
              <w:rPr>
                <w:b/>
                <w:bCs/>
                <w:noProof/>
              </w:rPr>
              <w:t>Error! Hyperlink reference not valid.</w:t>
            </w:r>
          </w:ins>
          <w:del w:id="224"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2.1.1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Mạng nơ ron nhân tạo</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_Toc43435218 \h </w:delInstrText>
            </w:r>
            <w:r w:rsidR="00A0516E" w:rsidDel="000A175D">
              <w:rPr>
                <w:noProof/>
                <w:webHidden/>
              </w:rPr>
            </w:r>
            <w:r w:rsidR="00A0516E" w:rsidDel="000A175D">
              <w:rPr>
                <w:noProof/>
                <w:webHidden/>
              </w:rPr>
              <w:fldChar w:fldCharType="separate"/>
            </w:r>
            <w:r w:rsidR="002741CC" w:rsidDel="000A175D">
              <w:rPr>
                <w:noProof/>
                <w:webHidden/>
              </w:rPr>
              <w:delText>17</w:delText>
            </w:r>
            <w:r w:rsidR="00A0516E" w:rsidDel="000A175D">
              <w:rPr>
                <w:noProof/>
                <w:webHidden/>
              </w:rPr>
              <w:fldChar w:fldCharType="end"/>
            </w:r>
            <w:r w:rsidDel="000A175D">
              <w:rPr>
                <w:noProof/>
              </w:rPr>
              <w:fldChar w:fldCharType="end"/>
            </w:r>
          </w:del>
        </w:p>
        <w:p w14:paraId="5187F6B2" w14:textId="4222EEE6" w:rsidR="00A0516E" w:rsidDel="000A175D" w:rsidRDefault="000A175D">
          <w:pPr>
            <w:pStyle w:val="TOC3"/>
            <w:tabs>
              <w:tab w:val="left" w:pos="1760"/>
              <w:tab w:val="right" w:leader="dot" w:pos="8494"/>
            </w:tabs>
            <w:rPr>
              <w:del w:id="225" w:author="Phan Trung Kien 20166322" w:date="2020-06-20T15:35:00Z"/>
              <w:rFonts w:asciiTheme="minorHAnsi" w:eastAsiaTheme="minorEastAsia" w:hAnsiTheme="minorHAnsi" w:cstheme="minorBidi"/>
              <w:noProof/>
              <w:color w:val="auto"/>
              <w:sz w:val="22"/>
              <w:szCs w:val="22"/>
            </w:rPr>
          </w:pPr>
          <w:del w:id="226" w:author="Phan Trung Kien 20166322" w:date="2020-06-20T15:35:00Z">
            <w:r w:rsidDel="000A175D">
              <w:rPr>
                <w:noProof/>
              </w:rPr>
              <w:fldChar w:fldCharType="begin"/>
            </w:r>
            <w:r w:rsidDel="000A175D">
              <w:rPr>
                <w:noProof/>
              </w:rPr>
              <w:delInstrText xml:space="preserve"> HYPERLINK \l "_Toc43435219" </w:delInstrText>
            </w:r>
            <w:r w:rsidDel="000A175D">
              <w:rPr>
                <w:noProof/>
              </w:rPr>
              <w:fldChar w:fldCharType="separate"/>
            </w:r>
          </w:del>
          <w:ins w:id="227" w:author="Phan Trung Kien 20166322" w:date="2020-06-20T15:35:00Z">
            <w:r>
              <w:rPr>
                <w:b/>
                <w:bCs/>
                <w:noProof/>
              </w:rPr>
              <w:t>Error! Hyperlink reference not valid.</w:t>
            </w:r>
          </w:ins>
          <w:del w:id="228"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2.1.2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Logistic regression</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_Toc43435219 \h </w:delInstrText>
            </w:r>
            <w:r w:rsidR="00A0516E" w:rsidDel="000A175D">
              <w:rPr>
                <w:noProof/>
                <w:webHidden/>
              </w:rPr>
            </w:r>
            <w:r w:rsidR="00A0516E" w:rsidDel="000A175D">
              <w:rPr>
                <w:noProof/>
                <w:webHidden/>
              </w:rPr>
              <w:fldChar w:fldCharType="separate"/>
            </w:r>
            <w:r w:rsidR="002741CC" w:rsidDel="000A175D">
              <w:rPr>
                <w:noProof/>
                <w:webHidden/>
              </w:rPr>
              <w:delText>17</w:delText>
            </w:r>
            <w:r w:rsidR="00A0516E" w:rsidDel="000A175D">
              <w:rPr>
                <w:noProof/>
                <w:webHidden/>
              </w:rPr>
              <w:fldChar w:fldCharType="end"/>
            </w:r>
            <w:r w:rsidDel="000A175D">
              <w:rPr>
                <w:noProof/>
              </w:rPr>
              <w:fldChar w:fldCharType="end"/>
            </w:r>
          </w:del>
        </w:p>
        <w:p w14:paraId="680FFE93" w14:textId="4BC8701A" w:rsidR="00A0516E" w:rsidDel="000A175D" w:rsidRDefault="000A175D">
          <w:pPr>
            <w:pStyle w:val="TOC3"/>
            <w:tabs>
              <w:tab w:val="left" w:pos="1760"/>
              <w:tab w:val="right" w:leader="dot" w:pos="8494"/>
            </w:tabs>
            <w:rPr>
              <w:del w:id="229" w:author="Phan Trung Kien 20166322" w:date="2020-06-20T15:35:00Z"/>
              <w:rFonts w:asciiTheme="minorHAnsi" w:eastAsiaTheme="minorEastAsia" w:hAnsiTheme="minorHAnsi" w:cstheme="minorBidi"/>
              <w:noProof/>
              <w:color w:val="auto"/>
              <w:sz w:val="22"/>
              <w:szCs w:val="22"/>
            </w:rPr>
          </w:pPr>
          <w:del w:id="230" w:author="Phan Trung Kien 20166322" w:date="2020-06-20T15:35:00Z">
            <w:r w:rsidDel="000A175D">
              <w:rPr>
                <w:noProof/>
              </w:rPr>
              <w:fldChar w:fldCharType="begin"/>
            </w:r>
            <w:r w:rsidDel="000A175D">
              <w:rPr>
                <w:noProof/>
              </w:rPr>
              <w:delInstrText xml:space="preserve"> HYPERLINK \l "_Toc43435220" </w:delInstrText>
            </w:r>
            <w:r w:rsidDel="000A175D">
              <w:rPr>
                <w:noProof/>
              </w:rPr>
              <w:fldChar w:fldCharType="separate"/>
            </w:r>
          </w:del>
          <w:ins w:id="231" w:author="Phan Trung Kien 20166322" w:date="2020-06-20T15:35:00Z">
            <w:r>
              <w:rPr>
                <w:b/>
                <w:bCs/>
                <w:noProof/>
              </w:rPr>
              <w:t>Error! Hyperlink reference not valid.</w:t>
            </w:r>
          </w:ins>
          <w:del w:id="232"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2.1.3</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Mạng nơ ron học sâu</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_Toc43435220 \h </w:delInstrText>
            </w:r>
            <w:r w:rsidR="00A0516E" w:rsidDel="000A175D">
              <w:rPr>
                <w:noProof/>
                <w:webHidden/>
              </w:rPr>
            </w:r>
            <w:r w:rsidR="00A0516E" w:rsidDel="000A175D">
              <w:rPr>
                <w:noProof/>
                <w:webHidden/>
              </w:rPr>
              <w:fldChar w:fldCharType="separate"/>
            </w:r>
            <w:r w:rsidR="002741CC" w:rsidDel="000A175D">
              <w:rPr>
                <w:noProof/>
                <w:webHidden/>
              </w:rPr>
              <w:delText>18</w:delText>
            </w:r>
            <w:r w:rsidR="00A0516E" w:rsidDel="000A175D">
              <w:rPr>
                <w:noProof/>
                <w:webHidden/>
              </w:rPr>
              <w:fldChar w:fldCharType="end"/>
            </w:r>
            <w:r w:rsidDel="000A175D">
              <w:rPr>
                <w:noProof/>
              </w:rPr>
              <w:fldChar w:fldCharType="end"/>
            </w:r>
          </w:del>
        </w:p>
        <w:p w14:paraId="48A64D88" w14:textId="7963007F" w:rsidR="00A0516E" w:rsidDel="000A175D" w:rsidRDefault="000A175D">
          <w:pPr>
            <w:pStyle w:val="TOC2"/>
            <w:tabs>
              <w:tab w:val="left" w:pos="780"/>
              <w:tab w:val="right" w:leader="dot" w:pos="8494"/>
            </w:tabs>
            <w:rPr>
              <w:del w:id="233" w:author="Phan Trung Kien 20166322" w:date="2020-06-20T15:35:00Z"/>
              <w:rFonts w:asciiTheme="minorHAnsi" w:eastAsiaTheme="minorEastAsia" w:hAnsiTheme="minorHAnsi" w:cstheme="minorBidi"/>
              <w:noProof/>
              <w:color w:val="auto"/>
              <w:sz w:val="22"/>
              <w:szCs w:val="22"/>
            </w:rPr>
          </w:pPr>
          <w:del w:id="234" w:author="Phan Trung Kien 20166322" w:date="2020-06-20T15:35:00Z">
            <w:r w:rsidDel="000A175D">
              <w:rPr>
                <w:noProof/>
              </w:rPr>
              <w:fldChar w:fldCharType="begin"/>
            </w:r>
            <w:r w:rsidDel="000A175D">
              <w:rPr>
                <w:noProof/>
              </w:rPr>
              <w:delInstrText xml:space="preserve"> HYPERLINK \l "_Toc43435221" </w:delInstrText>
            </w:r>
            <w:r w:rsidDel="000A175D">
              <w:rPr>
                <w:noProof/>
              </w:rPr>
              <w:fldChar w:fldCharType="separate"/>
            </w:r>
          </w:del>
          <w:ins w:id="235" w:author="Phan Trung Kien 20166322" w:date="2020-06-20T15:35:00Z">
            <w:r>
              <w:rPr>
                <w:b/>
                <w:bCs/>
                <w:noProof/>
              </w:rPr>
              <w:t>Error! Hyperlink reference not valid.</w:t>
            </w:r>
          </w:ins>
          <w:del w:id="236" w:author="Phan Trung Kien 20166322" w:date="2020-06-20T15:35:00Z">
            <w:r w:rsidR="00A0516E" w:rsidRPr="005F2320" w:rsidDel="000A175D">
              <w:rPr>
                <w:rStyle w:val="Hyperlink"/>
                <w:noProof/>
                <w:lang w:val="en"/>
              </w:rPr>
              <w:delText>2.2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Tổng hợp tiếng nói dựa trên công nghệ học sâu</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_Toc43435221 \h </w:delInstrText>
            </w:r>
            <w:r w:rsidR="00A0516E" w:rsidDel="000A175D">
              <w:rPr>
                <w:noProof/>
                <w:webHidden/>
              </w:rPr>
            </w:r>
            <w:r w:rsidR="00A0516E" w:rsidDel="000A175D">
              <w:rPr>
                <w:noProof/>
                <w:webHidden/>
              </w:rPr>
              <w:fldChar w:fldCharType="separate"/>
            </w:r>
            <w:r w:rsidR="002741CC" w:rsidDel="000A175D">
              <w:rPr>
                <w:noProof/>
                <w:webHidden/>
              </w:rPr>
              <w:delText>18</w:delText>
            </w:r>
            <w:r w:rsidR="00A0516E" w:rsidDel="000A175D">
              <w:rPr>
                <w:noProof/>
                <w:webHidden/>
              </w:rPr>
              <w:fldChar w:fldCharType="end"/>
            </w:r>
            <w:r w:rsidDel="000A175D">
              <w:rPr>
                <w:noProof/>
              </w:rPr>
              <w:fldChar w:fldCharType="end"/>
            </w:r>
          </w:del>
        </w:p>
        <w:p w14:paraId="2EF9251C" w14:textId="1B82908C" w:rsidR="00A0516E" w:rsidDel="000A175D" w:rsidRDefault="000A175D">
          <w:pPr>
            <w:pStyle w:val="TOC3"/>
            <w:tabs>
              <w:tab w:val="left" w:pos="1760"/>
              <w:tab w:val="right" w:leader="dot" w:pos="8494"/>
            </w:tabs>
            <w:rPr>
              <w:del w:id="237" w:author="Phan Trung Kien 20166322" w:date="2020-06-20T15:35:00Z"/>
              <w:rFonts w:asciiTheme="minorHAnsi" w:eastAsiaTheme="minorEastAsia" w:hAnsiTheme="minorHAnsi" w:cstheme="minorBidi"/>
              <w:noProof/>
              <w:color w:val="auto"/>
              <w:sz w:val="22"/>
              <w:szCs w:val="22"/>
            </w:rPr>
          </w:pPr>
          <w:del w:id="238" w:author="Phan Trung Kien 20166322" w:date="2020-06-20T15:35:00Z">
            <w:r w:rsidDel="000A175D">
              <w:rPr>
                <w:noProof/>
              </w:rPr>
              <w:fldChar w:fldCharType="begin"/>
            </w:r>
            <w:r w:rsidDel="000A175D">
              <w:rPr>
                <w:noProof/>
              </w:rPr>
              <w:delInstrText xml:space="preserve"> HYPERLINK \l "_Toc43435222" </w:delInstrText>
            </w:r>
            <w:r w:rsidDel="000A175D">
              <w:rPr>
                <w:noProof/>
              </w:rPr>
              <w:fldChar w:fldCharType="separate"/>
            </w:r>
          </w:del>
          <w:ins w:id="239" w:author="Phan Trung Kien 20166322" w:date="2020-06-20T15:35:00Z">
            <w:r>
              <w:rPr>
                <w:b/>
                <w:bCs/>
                <w:noProof/>
              </w:rPr>
              <w:t>Error! Hyperlink reference not valid.</w:t>
            </w:r>
          </w:ins>
          <w:del w:id="240"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2.2.1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Trích chọn đặc trưng ngôn ngữ</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_Toc43435222 \h </w:delInstrText>
            </w:r>
            <w:r w:rsidR="00A0516E" w:rsidDel="000A175D">
              <w:rPr>
                <w:noProof/>
                <w:webHidden/>
              </w:rPr>
            </w:r>
            <w:r w:rsidR="00A0516E" w:rsidDel="000A175D">
              <w:rPr>
                <w:noProof/>
                <w:webHidden/>
              </w:rPr>
              <w:fldChar w:fldCharType="separate"/>
            </w:r>
            <w:r w:rsidR="002741CC" w:rsidDel="000A175D">
              <w:rPr>
                <w:noProof/>
                <w:webHidden/>
              </w:rPr>
              <w:delText>18</w:delText>
            </w:r>
            <w:r w:rsidR="00A0516E" w:rsidDel="000A175D">
              <w:rPr>
                <w:noProof/>
                <w:webHidden/>
              </w:rPr>
              <w:fldChar w:fldCharType="end"/>
            </w:r>
            <w:r w:rsidDel="000A175D">
              <w:rPr>
                <w:noProof/>
              </w:rPr>
              <w:fldChar w:fldCharType="end"/>
            </w:r>
          </w:del>
        </w:p>
        <w:p w14:paraId="271180AF" w14:textId="64B7D282" w:rsidR="00A0516E" w:rsidDel="000A175D" w:rsidRDefault="000A175D">
          <w:pPr>
            <w:pStyle w:val="TOC3"/>
            <w:tabs>
              <w:tab w:val="left" w:pos="1760"/>
              <w:tab w:val="right" w:leader="dot" w:pos="8494"/>
            </w:tabs>
            <w:rPr>
              <w:del w:id="241" w:author="Phan Trung Kien 20166322" w:date="2020-06-20T15:35:00Z"/>
              <w:rFonts w:asciiTheme="minorHAnsi" w:eastAsiaTheme="minorEastAsia" w:hAnsiTheme="minorHAnsi" w:cstheme="minorBidi"/>
              <w:noProof/>
              <w:color w:val="auto"/>
              <w:sz w:val="22"/>
              <w:szCs w:val="22"/>
            </w:rPr>
          </w:pPr>
          <w:del w:id="242" w:author="Phan Trung Kien 20166322" w:date="2020-06-20T15:35:00Z">
            <w:r w:rsidDel="000A175D">
              <w:rPr>
                <w:noProof/>
              </w:rPr>
              <w:fldChar w:fldCharType="begin"/>
            </w:r>
            <w:r w:rsidDel="000A175D">
              <w:rPr>
                <w:noProof/>
              </w:rPr>
              <w:delInstrText xml:space="preserve"> HYPERLINK \l "_Toc43435223" </w:delInstrText>
            </w:r>
            <w:r w:rsidDel="000A175D">
              <w:rPr>
                <w:noProof/>
              </w:rPr>
              <w:fldChar w:fldCharType="separate"/>
            </w:r>
          </w:del>
          <w:ins w:id="243" w:author="Phan Trung Kien 20166322" w:date="2020-06-20T15:35:00Z">
            <w:r>
              <w:rPr>
                <w:b/>
                <w:bCs/>
                <w:noProof/>
              </w:rPr>
              <w:t>Error! Hyperlink reference not valid.</w:t>
            </w:r>
          </w:ins>
          <w:del w:id="244"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2.2.2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Mô hình âm học dựa trên mạng nơ ron học sâu</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_Toc43435223 \h </w:delInstrText>
            </w:r>
            <w:r w:rsidR="00A0516E" w:rsidDel="000A175D">
              <w:rPr>
                <w:noProof/>
                <w:webHidden/>
              </w:rPr>
            </w:r>
            <w:r w:rsidR="00A0516E" w:rsidDel="000A175D">
              <w:rPr>
                <w:noProof/>
                <w:webHidden/>
              </w:rPr>
              <w:fldChar w:fldCharType="separate"/>
            </w:r>
            <w:r w:rsidR="002741CC" w:rsidDel="000A175D">
              <w:rPr>
                <w:noProof/>
                <w:webHidden/>
              </w:rPr>
              <w:delText>20</w:delText>
            </w:r>
            <w:r w:rsidR="00A0516E" w:rsidDel="000A175D">
              <w:rPr>
                <w:noProof/>
                <w:webHidden/>
              </w:rPr>
              <w:fldChar w:fldCharType="end"/>
            </w:r>
            <w:r w:rsidDel="000A175D">
              <w:rPr>
                <w:noProof/>
              </w:rPr>
              <w:fldChar w:fldCharType="end"/>
            </w:r>
          </w:del>
        </w:p>
        <w:p w14:paraId="6582876C" w14:textId="3AD5A055" w:rsidR="00A0516E" w:rsidDel="000A175D" w:rsidRDefault="000A175D">
          <w:pPr>
            <w:pStyle w:val="TOC3"/>
            <w:tabs>
              <w:tab w:val="left" w:pos="1760"/>
              <w:tab w:val="right" w:leader="dot" w:pos="8494"/>
            </w:tabs>
            <w:rPr>
              <w:del w:id="245" w:author="Phan Trung Kien 20166322" w:date="2020-06-20T15:35:00Z"/>
              <w:rFonts w:asciiTheme="minorHAnsi" w:eastAsiaTheme="minorEastAsia" w:hAnsiTheme="minorHAnsi" w:cstheme="minorBidi"/>
              <w:noProof/>
              <w:color w:val="auto"/>
              <w:sz w:val="22"/>
              <w:szCs w:val="22"/>
            </w:rPr>
          </w:pPr>
          <w:del w:id="246" w:author="Phan Trung Kien 20166322" w:date="2020-06-20T15:35:00Z">
            <w:r w:rsidDel="000A175D">
              <w:rPr>
                <w:noProof/>
              </w:rPr>
              <w:fldChar w:fldCharType="begin"/>
            </w:r>
            <w:r w:rsidDel="000A175D">
              <w:rPr>
                <w:noProof/>
              </w:rPr>
              <w:delInstrText xml:space="preserve"> HYPERLINK \l "_Toc43435224" </w:delInstrText>
            </w:r>
            <w:r w:rsidDel="000A175D">
              <w:rPr>
                <w:noProof/>
              </w:rPr>
              <w:fldChar w:fldCharType="separate"/>
            </w:r>
          </w:del>
          <w:ins w:id="247" w:author="Phan Trung Kien 20166322" w:date="2020-06-20T15:35:00Z">
            <w:r>
              <w:rPr>
                <w:b/>
                <w:bCs/>
                <w:noProof/>
              </w:rPr>
              <w:t>Error! Hyperlink reference not valid.</w:t>
            </w:r>
          </w:ins>
          <w:del w:id="248"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2.2.3</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Vocoder</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_Toc43435224 \h </w:delInstrText>
            </w:r>
            <w:r w:rsidR="00A0516E" w:rsidDel="000A175D">
              <w:rPr>
                <w:noProof/>
                <w:webHidden/>
              </w:rPr>
            </w:r>
            <w:r w:rsidR="00A0516E" w:rsidDel="000A175D">
              <w:rPr>
                <w:noProof/>
                <w:webHidden/>
              </w:rPr>
              <w:fldChar w:fldCharType="separate"/>
            </w:r>
            <w:r w:rsidR="002741CC" w:rsidDel="000A175D">
              <w:rPr>
                <w:noProof/>
                <w:webHidden/>
              </w:rPr>
              <w:delText>21</w:delText>
            </w:r>
            <w:r w:rsidR="00A0516E" w:rsidDel="000A175D">
              <w:rPr>
                <w:noProof/>
                <w:webHidden/>
              </w:rPr>
              <w:fldChar w:fldCharType="end"/>
            </w:r>
            <w:r w:rsidDel="000A175D">
              <w:rPr>
                <w:noProof/>
              </w:rPr>
              <w:fldChar w:fldCharType="end"/>
            </w:r>
          </w:del>
        </w:p>
        <w:p w14:paraId="5B922FDF" w14:textId="060E9F7D" w:rsidR="00A0516E" w:rsidDel="000A175D" w:rsidRDefault="000A175D">
          <w:pPr>
            <w:pStyle w:val="TOC2"/>
            <w:tabs>
              <w:tab w:val="left" w:pos="780"/>
              <w:tab w:val="right" w:leader="dot" w:pos="8494"/>
            </w:tabs>
            <w:rPr>
              <w:del w:id="249" w:author="Phan Trung Kien 20166322" w:date="2020-06-20T15:35:00Z"/>
              <w:rFonts w:asciiTheme="minorHAnsi" w:eastAsiaTheme="minorEastAsia" w:hAnsiTheme="minorHAnsi" w:cstheme="minorBidi"/>
              <w:noProof/>
              <w:color w:val="auto"/>
              <w:sz w:val="22"/>
              <w:szCs w:val="22"/>
            </w:rPr>
          </w:pPr>
          <w:del w:id="250" w:author="Phan Trung Kien 20166322" w:date="2020-06-20T15:35:00Z">
            <w:r w:rsidDel="000A175D">
              <w:rPr>
                <w:noProof/>
              </w:rPr>
              <w:fldChar w:fldCharType="begin"/>
            </w:r>
            <w:r w:rsidDel="000A175D">
              <w:rPr>
                <w:noProof/>
              </w:rPr>
              <w:delInstrText xml:space="preserve"> HYPERLINK \l "_Toc43435225" </w:delInstrText>
            </w:r>
            <w:r w:rsidDel="000A175D">
              <w:rPr>
                <w:noProof/>
              </w:rPr>
              <w:fldChar w:fldCharType="separate"/>
            </w:r>
          </w:del>
          <w:ins w:id="251" w:author="Phan Trung Kien 20166322" w:date="2020-06-20T15:35:00Z">
            <w:r>
              <w:rPr>
                <w:b/>
                <w:bCs/>
                <w:noProof/>
              </w:rPr>
              <w:t>Error! Hyperlink reference not valid.</w:t>
            </w:r>
          </w:ins>
          <w:del w:id="252" w:author="Phan Trung Kien 20166322" w:date="2020-06-20T15:35:00Z">
            <w:r w:rsidR="00A0516E" w:rsidRPr="005F2320" w:rsidDel="000A175D">
              <w:rPr>
                <w:rStyle w:val="Hyperlink"/>
                <w:noProof/>
              </w:rPr>
              <w:delText>2.3</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Chuyển đổi giọng nói dựa trên công nghệ học sâu</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_Toc43435225 \h </w:delInstrText>
            </w:r>
            <w:r w:rsidR="00A0516E" w:rsidDel="000A175D">
              <w:rPr>
                <w:noProof/>
                <w:webHidden/>
              </w:rPr>
            </w:r>
            <w:r w:rsidR="00A0516E" w:rsidDel="000A175D">
              <w:rPr>
                <w:noProof/>
                <w:webHidden/>
              </w:rPr>
              <w:fldChar w:fldCharType="separate"/>
            </w:r>
            <w:r w:rsidR="002741CC" w:rsidDel="000A175D">
              <w:rPr>
                <w:noProof/>
                <w:webHidden/>
              </w:rPr>
              <w:delText>24</w:delText>
            </w:r>
            <w:r w:rsidR="00A0516E" w:rsidDel="000A175D">
              <w:rPr>
                <w:noProof/>
                <w:webHidden/>
              </w:rPr>
              <w:fldChar w:fldCharType="end"/>
            </w:r>
            <w:r w:rsidDel="000A175D">
              <w:rPr>
                <w:noProof/>
              </w:rPr>
              <w:fldChar w:fldCharType="end"/>
            </w:r>
          </w:del>
        </w:p>
        <w:p w14:paraId="12435E99" w14:textId="4E165FC6" w:rsidR="00A0516E" w:rsidDel="000A175D" w:rsidRDefault="000A175D">
          <w:pPr>
            <w:pStyle w:val="TOC1"/>
            <w:tabs>
              <w:tab w:val="right" w:leader="dot" w:pos="8494"/>
            </w:tabs>
            <w:rPr>
              <w:del w:id="253" w:author="Phan Trung Kien 20166322" w:date="2020-06-20T15:35:00Z"/>
              <w:rFonts w:asciiTheme="minorHAnsi" w:eastAsiaTheme="minorEastAsia" w:hAnsiTheme="minorHAnsi" w:cstheme="minorBidi"/>
              <w:b w:val="0"/>
              <w:noProof/>
              <w:color w:val="auto"/>
              <w:sz w:val="22"/>
              <w:szCs w:val="22"/>
            </w:rPr>
          </w:pPr>
          <w:del w:id="254" w:author="Phan Trung Kien 20166322" w:date="2020-06-20T15:35:00Z">
            <w:r w:rsidDel="000A175D">
              <w:rPr>
                <w:b w:val="0"/>
                <w:noProof/>
              </w:rPr>
              <w:fldChar w:fldCharType="begin"/>
            </w:r>
            <w:r w:rsidDel="000A175D">
              <w:rPr>
                <w:noProof/>
              </w:rPr>
              <w:delInstrText xml:space="preserve"> HYPERLINK \l "_Toc43435226" </w:delInstrText>
            </w:r>
            <w:r w:rsidDel="000A175D">
              <w:rPr>
                <w:b w:val="0"/>
                <w:noProof/>
              </w:rPr>
              <w:fldChar w:fldCharType="separate"/>
            </w:r>
          </w:del>
          <w:ins w:id="255" w:author="Phan Trung Kien 20166322" w:date="2020-06-20T15:35:00Z">
            <w:r>
              <w:rPr>
                <w:b w:val="0"/>
                <w:bCs/>
                <w:noProof/>
              </w:rPr>
              <w:t>Error! Hyperlink reference not valid.</w:t>
            </w:r>
          </w:ins>
          <w:del w:id="256" w:author="Phan Trung Kien 20166322" w:date="2020-06-20T15:35:00Z">
            <w:r w:rsidR="00A0516E" w:rsidRPr="005F2320" w:rsidDel="000A175D">
              <w:rPr>
                <w:rStyle w:val="Hyperlink"/>
                <w:noProof/>
              </w:rPr>
              <w:delText>CHƯƠNG 3.</w:delText>
            </w:r>
            <w:r w:rsidR="00A0516E" w:rsidRPr="005F2320" w:rsidDel="000A175D">
              <w:rPr>
                <w:rStyle w:val="Hyperlink"/>
                <w:noProof/>
                <w:lang w:val="en"/>
              </w:rPr>
              <w:delText xml:space="preserve"> PHƯƠNG PHÁP ĐỀ XUẤT CHUYỂN ĐỔI GIỌNG NÓI TIẾNG VIỆT</w:delText>
            </w:r>
            <w:r w:rsidR="00A0516E" w:rsidDel="000A175D">
              <w:rPr>
                <w:noProof/>
                <w:webHidden/>
              </w:rPr>
              <w:tab/>
            </w:r>
            <w:r w:rsidR="00A0516E" w:rsidDel="000A175D">
              <w:rPr>
                <w:b w:val="0"/>
                <w:noProof/>
                <w:webHidden/>
              </w:rPr>
              <w:fldChar w:fldCharType="begin"/>
            </w:r>
            <w:r w:rsidR="00A0516E" w:rsidDel="000A175D">
              <w:rPr>
                <w:noProof/>
                <w:webHidden/>
              </w:rPr>
              <w:delInstrText xml:space="preserve"> PAGEREF _Toc43435226 \h </w:delInstrText>
            </w:r>
            <w:r w:rsidR="00A0516E" w:rsidDel="000A175D">
              <w:rPr>
                <w:b w:val="0"/>
                <w:noProof/>
                <w:webHidden/>
              </w:rPr>
            </w:r>
            <w:r w:rsidR="00A0516E" w:rsidDel="000A175D">
              <w:rPr>
                <w:b w:val="0"/>
                <w:noProof/>
                <w:webHidden/>
              </w:rPr>
              <w:fldChar w:fldCharType="separate"/>
            </w:r>
            <w:r w:rsidR="002741CC" w:rsidDel="000A175D">
              <w:rPr>
                <w:noProof/>
                <w:webHidden/>
              </w:rPr>
              <w:delText>25</w:delText>
            </w:r>
            <w:r w:rsidR="00A0516E" w:rsidDel="000A175D">
              <w:rPr>
                <w:b w:val="0"/>
                <w:noProof/>
                <w:webHidden/>
              </w:rPr>
              <w:fldChar w:fldCharType="end"/>
            </w:r>
            <w:r w:rsidDel="000A175D">
              <w:rPr>
                <w:b w:val="0"/>
                <w:noProof/>
              </w:rPr>
              <w:fldChar w:fldCharType="end"/>
            </w:r>
          </w:del>
        </w:p>
        <w:p w14:paraId="3D90CC3A" w14:textId="7F2DB24D" w:rsidR="00A0516E" w:rsidDel="000A175D" w:rsidRDefault="000A175D">
          <w:pPr>
            <w:pStyle w:val="TOC2"/>
            <w:tabs>
              <w:tab w:val="left" w:pos="780"/>
              <w:tab w:val="right" w:leader="dot" w:pos="8494"/>
            </w:tabs>
            <w:rPr>
              <w:del w:id="257" w:author="Phan Trung Kien 20166322" w:date="2020-06-20T15:35:00Z"/>
              <w:rFonts w:asciiTheme="minorHAnsi" w:eastAsiaTheme="minorEastAsia" w:hAnsiTheme="minorHAnsi" w:cstheme="minorBidi"/>
              <w:noProof/>
              <w:color w:val="auto"/>
              <w:sz w:val="22"/>
              <w:szCs w:val="22"/>
            </w:rPr>
          </w:pPr>
          <w:del w:id="258" w:author="Phan Trung Kien 20166322" w:date="2020-06-20T15:35:00Z">
            <w:r w:rsidDel="000A175D">
              <w:rPr>
                <w:noProof/>
              </w:rPr>
              <w:fldChar w:fldCharType="begin"/>
            </w:r>
            <w:r w:rsidDel="000A175D">
              <w:rPr>
                <w:noProof/>
              </w:rPr>
              <w:delInstrText xml:space="preserve"> HYPERLINK \l "_Toc43435227" </w:delInstrText>
            </w:r>
            <w:r w:rsidDel="000A175D">
              <w:rPr>
                <w:noProof/>
              </w:rPr>
              <w:fldChar w:fldCharType="separate"/>
            </w:r>
          </w:del>
          <w:ins w:id="259" w:author="Phan Trung Kien 20166322" w:date="2020-06-20T15:35:00Z">
            <w:r>
              <w:rPr>
                <w:b/>
                <w:bCs/>
                <w:noProof/>
              </w:rPr>
              <w:t>Error! Hyperlink reference not valid.</w:t>
            </w:r>
          </w:ins>
          <w:del w:id="260" w:author="Phan Trung Kien 20166322" w:date="2020-06-20T15:35:00Z">
            <w:r w:rsidR="00A0516E" w:rsidRPr="005F2320" w:rsidDel="000A175D">
              <w:rPr>
                <w:rStyle w:val="Hyperlink"/>
                <w:noProof/>
              </w:rPr>
              <w:delText>3.1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Mô hình cho quá trình tổng hợp tiếng nói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_Toc43435227 \h </w:delInstrText>
            </w:r>
            <w:r w:rsidR="00A0516E" w:rsidDel="000A175D">
              <w:rPr>
                <w:noProof/>
                <w:webHidden/>
              </w:rPr>
            </w:r>
            <w:r w:rsidR="00A0516E" w:rsidDel="000A175D">
              <w:rPr>
                <w:noProof/>
                <w:webHidden/>
              </w:rPr>
              <w:fldChar w:fldCharType="separate"/>
            </w:r>
            <w:r w:rsidR="002741CC" w:rsidDel="000A175D">
              <w:rPr>
                <w:noProof/>
                <w:webHidden/>
              </w:rPr>
              <w:delText>25</w:delText>
            </w:r>
            <w:r w:rsidR="00A0516E" w:rsidDel="000A175D">
              <w:rPr>
                <w:noProof/>
                <w:webHidden/>
              </w:rPr>
              <w:fldChar w:fldCharType="end"/>
            </w:r>
            <w:r w:rsidDel="000A175D">
              <w:rPr>
                <w:noProof/>
              </w:rPr>
              <w:fldChar w:fldCharType="end"/>
            </w:r>
          </w:del>
        </w:p>
        <w:p w14:paraId="76F7B332" w14:textId="7E2EA3CC" w:rsidR="00A0516E" w:rsidDel="000A175D" w:rsidRDefault="000A175D">
          <w:pPr>
            <w:pStyle w:val="TOC3"/>
            <w:tabs>
              <w:tab w:val="left" w:pos="1760"/>
              <w:tab w:val="right" w:leader="dot" w:pos="8494"/>
            </w:tabs>
            <w:rPr>
              <w:del w:id="261" w:author="Phan Trung Kien 20166322" w:date="2020-06-20T15:35:00Z"/>
              <w:rFonts w:asciiTheme="minorHAnsi" w:eastAsiaTheme="minorEastAsia" w:hAnsiTheme="minorHAnsi" w:cstheme="minorBidi"/>
              <w:noProof/>
              <w:color w:val="auto"/>
              <w:sz w:val="22"/>
              <w:szCs w:val="22"/>
            </w:rPr>
          </w:pPr>
          <w:del w:id="262" w:author="Phan Trung Kien 20166322" w:date="2020-06-20T15:35:00Z">
            <w:r w:rsidDel="000A175D">
              <w:rPr>
                <w:noProof/>
              </w:rPr>
              <w:fldChar w:fldCharType="begin"/>
            </w:r>
            <w:r w:rsidDel="000A175D">
              <w:rPr>
                <w:noProof/>
              </w:rPr>
              <w:delInstrText xml:space="preserve"> HYPERLINK \l "_Toc43435228" </w:delInstrText>
            </w:r>
            <w:r w:rsidDel="000A175D">
              <w:rPr>
                <w:noProof/>
              </w:rPr>
              <w:fldChar w:fldCharType="separate"/>
            </w:r>
          </w:del>
          <w:ins w:id="263" w:author="Phan Trung Kien 20166322" w:date="2020-06-20T15:35:00Z">
            <w:r>
              <w:rPr>
                <w:b/>
                <w:bCs/>
                <w:noProof/>
              </w:rPr>
              <w:t>Error! Hyperlink reference not valid.</w:t>
            </w:r>
          </w:ins>
          <w:del w:id="264"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3.1.1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Tổng quan mô hình</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_Toc43435228 \h </w:delInstrText>
            </w:r>
            <w:r w:rsidR="00A0516E" w:rsidDel="000A175D">
              <w:rPr>
                <w:noProof/>
                <w:webHidden/>
              </w:rPr>
            </w:r>
            <w:r w:rsidR="00A0516E" w:rsidDel="000A175D">
              <w:rPr>
                <w:noProof/>
                <w:webHidden/>
              </w:rPr>
              <w:fldChar w:fldCharType="separate"/>
            </w:r>
            <w:r w:rsidR="002741CC" w:rsidDel="000A175D">
              <w:rPr>
                <w:noProof/>
                <w:webHidden/>
              </w:rPr>
              <w:delText>25</w:delText>
            </w:r>
            <w:r w:rsidR="00A0516E" w:rsidDel="000A175D">
              <w:rPr>
                <w:noProof/>
                <w:webHidden/>
              </w:rPr>
              <w:fldChar w:fldCharType="end"/>
            </w:r>
            <w:r w:rsidDel="000A175D">
              <w:rPr>
                <w:noProof/>
              </w:rPr>
              <w:fldChar w:fldCharType="end"/>
            </w:r>
          </w:del>
        </w:p>
        <w:p w14:paraId="17A2751C" w14:textId="0D744BEC" w:rsidR="00A0516E" w:rsidDel="000A175D" w:rsidRDefault="000A175D">
          <w:pPr>
            <w:pStyle w:val="TOC3"/>
            <w:tabs>
              <w:tab w:val="left" w:pos="1760"/>
              <w:tab w:val="right" w:leader="dot" w:pos="8494"/>
            </w:tabs>
            <w:rPr>
              <w:del w:id="265" w:author="Phan Trung Kien 20166322" w:date="2020-06-20T15:35:00Z"/>
              <w:rFonts w:asciiTheme="minorHAnsi" w:eastAsiaTheme="minorEastAsia" w:hAnsiTheme="minorHAnsi" w:cstheme="minorBidi"/>
              <w:noProof/>
              <w:color w:val="auto"/>
              <w:sz w:val="22"/>
              <w:szCs w:val="22"/>
            </w:rPr>
          </w:pPr>
          <w:del w:id="266" w:author="Phan Trung Kien 20166322" w:date="2020-06-20T15:35:00Z">
            <w:r w:rsidDel="000A175D">
              <w:rPr>
                <w:noProof/>
              </w:rPr>
              <w:fldChar w:fldCharType="begin"/>
            </w:r>
            <w:r w:rsidDel="000A175D">
              <w:rPr>
                <w:noProof/>
              </w:rPr>
              <w:delInstrText xml:space="preserve"> HYPERLINK \l "_Toc43435229" </w:delInstrText>
            </w:r>
            <w:r w:rsidDel="000A175D">
              <w:rPr>
                <w:noProof/>
              </w:rPr>
              <w:fldChar w:fldCharType="separate"/>
            </w:r>
          </w:del>
          <w:ins w:id="267" w:author="Phan Trung Kien 20166322" w:date="2020-06-20T15:35:00Z">
            <w:r>
              <w:rPr>
                <w:b/>
                <w:bCs/>
                <w:noProof/>
              </w:rPr>
              <w:t>Error! Hyperlink reference not valid.</w:t>
            </w:r>
          </w:ins>
          <w:del w:id="268"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3.1.2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Trích chọn đặc trưng ngôn ngữ</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_Toc43435229 \h </w:delInstrText>
            </w:r>
            <w:r w:rsidR="00A0516E" w:rsidDel="000A175D">
              <w:rPr>
                <w:noProof/>
                <w:webHidden/>
              </w:rPr>
            </w:r>
            <w:r w:rsidR="00A0516E" w:rsidDel="000A175D">
              <w:rPr>
                <w:noProof/>
                <w:webHidden/>
              </w:rPr>
              <w:fldChar w:fldCharType="separate"/>
            </w:r>
            <w:r w:rsidR="002741CC" w:rsidDel="000A175D">
              <w:rPr>
                <w:noProof/>
                <w:webHidden/>
              </w:rPr>
              <w:delText>25</w:delText>
            </w:r>
            <w:r w:rsidR="00A0516E" w:rsidDel="000A175D">
              <w:rPr>
                <w:noProof/>
                <w:webHidden/>
              </w:rPr>
              <w:fldChar w:fldCharType="end"/>
            </w:r>
            <w:r w:rsidDel="000A175D">
              <w:rPr>
                <w:noProof/>
              </w:rPr>
              <w:fldChar w:fldCharType="end"/>
            </w:r>
          </w:del>
        </w:p>
        <w:p w14:paraId="4E737509" w14:textId="7F2F143E" w:rsidR="00A0516E" w:rsidDel="000A175D" w:rsidRDefault="000A175D">
          <w:pPr>
            <w:pStyle w:val="TOC3"/>
            <w:tabs>
              <w:tab w:val="left" w:pos="1760"/>
              <w:tab w:val="right" w:leader="dot" w:pos="8494"/>
            </w:tabs>
            <w:rPr>
              <w:del w:id="269" w:author="Phan Trung Kien 20166322" w:date="2020-06-20T15:35:00Z"/>
              <w:rFonts w:asciiTheme="minorHAnsi" w:eastAsiaTheme="minorEastAsia" w:hAnsiTheme="minorHAnsi" w:cstheme="minorBidi"/>
              <w:noProof/>
              <w:color w:val="auto"/>
              <w:sz w:val="22"/>
              <w:szCs w:val="22"/>
            </w:rPr>
          </w:pPr>
          <w:del w:id="270" w:author="Phan Trung Kien 20166322" w:date="2020-06-20T15:35:00Z">
            <w:r w:rsidDel="000A175D">
              <w:rPr>
                <w:noProof/>
              </w:rPr>
              <w:fldChar w:fldCharType="begin"/>
            </w:r>
            <w:r w:rsidDel="000A175D">
              <w:rPr>
                <w:noProof/>
              </w:rPr>
              <w:delInstrText xml:space="preserve"> HYPERLINK \l "_Toc43435230" </w:delInstrText>
            </w:r>
            <w:r w:rsidDel="000A175D">
              <w:rPr>
                <w:noProof/>
              </w:rPr>
              <w:fldChar w:fldCharType="separate"/>
            </w:r>
          </w:del>
          <w:ins w:id="271" w:author="Phan Trung Kien 20166322" w:date="2020-06-20T15:35:00Z">
            <w:r>
              <w:rPr>
                <w:b/>
                <w:bCs/>
                <w:noProof/>
              </w:rPr>
              <w:t>Error! Hyperlink reference not valid.</w:t>
            </w:r>
          </w:ins>
          <w:del w:id="272"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3.1.3</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Trích chọn đặc trưng âm học</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_Toc43435230 \h </w:delInstrText>
            </w:r>
            <w:r w:rsidR="00A0516E" w:rsidDel="000A175D">
              <w:rPr>
                <w:noProof/>
                <w:webHidden/>
              </w:rPr>
            </w:r>
            <w:r w:rsidR="00A0516E" w:rsidDel="000A175D">
              <w:rPr>
                <w:noProof/>
                <w:webHidden/>
              </w:rPr>
              <w:fldChar w:fldCharType="separate"/>
            </w:r>
            <w:r w:rsidR="002741CC" w:rsidDel="000A175D">
              <w:rPr>
                <w:noProof/>
                <w:webHidden/>
              </w:rPr>
              <w:delText>26</w:delText>
            </w:r>
            <w:r w:rsidR="00A0516E" w:rsidDel="000A175D">
              <w:rPr>
                <w:noProof/>
                <w:webHidden/>
              </w:rPr>
              <w:fldChar w:fldCharType="end"/>
            </w:r>
            <w:r w:rsidDel="000A175D">
              <w:rPr>
                <w:noProof/>
              </w:rPr>
              <w:fldChar w:fldCharType="end"/>
            </w:r>
          </w:del>
        </w:p>
        <w:p w14:paraId="3E5DA725" w14:textId="49D03490" w:rsidR="00A0516E" w:rsidDel="000A175D" w:rsidRDefault="000A175D">
          <w:pPr>
            <w:pStyle w:val="TOC3"/>
            <w:tabs>
              <w:tab w:val="left" w:pos="1760"/>
              <w:tab w:val="right" w:leader="dot" w:pos="8494"/>
            </w:tabs>
            <w:rPr>
              <w:del w:id="273" w:author="Phan Trung Kien 20166322" w:date="2020-06-20T15:35:00Z"/>
              <w:rFonts w:asciiTheme="minorHAnsi" w:eastAsiaTheme="minorEastAsia" w:hAnsiTheme="minorHAnsi" w:cstheme="minorBidi"/>
              <w:noProof/>
              <w:color w:val="auto"/>
              <w:sz w:val="22"/>
              <w:szCs w:val="22"/>
            </w:rPr>
          </w:pPr>
          <w:del w:id="274" w:author="Phan Trung Kien 20166322" w:date="2020-06-20T15:35:00Z">
            <w:r w:rsidDel="000A175D">
              <w:rPr>
                <w:noProof/>
              </w:rPr>
              <w:fldChar w:fldCharType="begin"/>
            </w:r>
            <w:r w:rsidDel="000A175D">
              <w:rPr>
                <w:noProof/>
              </w:rPr>
              <w:delInstrText xml:space="preserve"> HYPERLINK \l "_Toc43435231" </w:delInstrText>
            </w:r>
            <w:r w:rsidDel="000A175D">
              <w:rPr>
                <w:noProof/>
              </w:rPr>
              <w:fldChar w:fldCharType="separate"/>
            </w:r>
          </w:del>
          <w:ins w:id="275" w:author="Phan Trung Kien 20166322" w:date="2020-06-20T15:35:00Z">
            <w:r>
              <w:rPr>
                <w:b/>
                <w:bCs/>
                <w:noProof/>
              </w:rPr>
              <w:t>Error! Hyperlink reference not valid.</w:t>
            </w:r>
          </w:ins>
          <w:del w:id="276"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3.1.4</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Mô hình dự đoán</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_Toc43435231 \h </w:delInstrText>
            </w:r>
            <w:r w:rsidR="00A0516E" w:rsidDel="000A175D">
              <w:rPr>
                <w:noProof/>
                <w:webHidden/>
              </w:rPr>
            </w:r>
            <w:r w:rsidR="00A0516E" w:rsidDel="000A175D">
              <w:rPr>
                <w:noProof/>
                <w:webHidden/>
              </w:rPr>
              <w:fldChar w:fldCharType="separate"/>
            </w:r>
            <w:r w:rsidR="002741CC" w:rsidDel="000A175D">
              <w:rPr>
                <w:noProof/>
                <w:webHidden/>
              </w:rPr>
              <w:delText>26</w:delText>
            </w:r>
            <w:r w:rsidR="00A0516E" w:rsidDel="000A175D">
              <w:rPr>
                <w:noProof/>
                <w:webHidden/>
              </w:rPr>
              <w:fldChar w:fldCharType="end"/>
            </w:r>
            <w:r w:rsidDel="000A175D">
              <w:rPr>
                <w:noProof/>
              </w:rPr>
              <w:fldChar w:fldCharType="end"/>
            </w:r>
          </w:del>
        </w:p>
        <w:p w14:paraId="29E21E38" w14:textId="0A13105A" w:rsidR="00A0516E" w:rsidDel="000A175D" w:rsidRDefault="000A175D">
          <w:pPr>
            <w:pStyle w:val="TOC3"/>
            <w:tabs>
              <w:tab w:val="left" w:pos="1760"/>
              <w:tab w:val="right" w:leader="dot" w:pos="8494"/>
            </w:tabs>
            <w:rPr>
              <w:del w:id="277" w:author="Phan Trung Kien 20166322" w:date="2020-06-20T15:35:00Z"/>
              <w:rFonts w:asciiTheme="minorHAnsi" w:eastAsiaTheme="minorEastAsia" w:hAnsiTheme="minorHAnsi" w:cstheme="minorBidi"/>
              <w:noProof/>
              <w:color w:val="auto"/>
              <w:sz w:val="22"/>
              <w:szCs w:val="22"/>
            </w:rPr>
          </w:pPr>
          <w:del w:id="278" w:author="Phan Trung Kien 20166322" w:date="2020-06-20T15:35:00Z">
            <w:r w:rsidDel="000A175D">
              <w:rPr>
                <w:noProof/>
              </w:rPr>
              <w:fldChar w:fldCharType="begin"/>
            </w:r>
            <w:r w:rsidDel="000A175D">
              <w:rPr>
                <w:noProof/>
              </w:rPr>
              <w:delInstrText xml:space="preserve"> HYPERLINK \l "_Toc43435232" </w:delInstrText>
            </w:r>
            <w:r w:rsidDel="000A175D">
              <w:rPr>
                <w:noProof/>
              </w:rPr>
              <w:fldChar w:fldCharType="separate"/>
            </w:r>
          </w:del>
          <w:ins w:id="279" w:author="Phan Trung Kien 20166322" w:date="2020-06-20T15:35:00Z">
            <w:r>
              <w:rPr>
                <w:b/>
                <w:bCs/>
                <w:noProof/>
              </w:rPr>
              <w:t>Error! Hyperlink reference not valid.</w:t>
            </w:r>
          </w:ins>
          <w:del w:id="280"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3.1.5</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Tổng hợp tiếng nói từ đặc trưng âm học</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_Toc43435232 \h </w:delInstrText>
            </w:r>
            <w:r w:rsidR="00A0516E" w:rsidDel="000A175D">
              <w:rPr>
                <w:noProof/>
                <w:webHidden/>
              </w:rPr>
            </w:r>
            <w:r w:rsidR="00A0516E" w:rsidDel="000A175D">
              <w:rPr>
                <w:noProof/>
                <w:webHidden/>
              </w:rPr>
              <w:fldChar w:fldCharType="separate"/>
            </w:r>
            <w:r w:rsidR="002741CC" w:rsidDel="000A175D">
              <w:rPr>
                <w:noProof/>
                <w:webHidden/>
              </w:rPr>
              <w:delText>28</w:delText>
            </w:r>
            <w:r w:rsidR="00A0516E" w:rsidDel="000A175D">
              <w:rPr>
                <w:noProof/>
                <w:webHidden/>
              </w:rPr>
              <w:fldChar w:fldCharType="end"/>
            </w:r>
            <w:r w:rsidDel="000A175D">
              <w:rPr>
                <w:noProof/>
              </w:rPr>
              <w:fldChar w:fldCharType="end"/>
            </w:r>
          </w:del>
        </w:p>
        <w:p w14:paraId="62AE13C6" w14:textId="42FFC3D6" w:rsidR="00A0516E" w:rsidDel="000A175D" w:rsidRDefault="000A175D">
          <w:pPr>
            <w:pStyle w:val="TOC2"/>
            <w:tabs>
              <w:tab w:val="left" w:pos="780"/>
              <w:tab w:val="right" w:leader="dot" w:pos="8494"/>
            </w:tabs>
            <w:rPr>
              <w:del w:id="281" w:author="Phan Trung Kien 20166322" w:date="2020-06-20T15:35:00Z"/>
              <w:rFonts w:asciiTheme="minorHAnsi" w:eastAsiaTheme="minorEastAsia" w:hAnsiTheme="minorHAnsi" w:cstheme="minorBidi"/>
              <w:noProof/>
              <w:color w:val="auto"/>
              <w:sz w:val="22"/>
              <w:szCs w:val="22"/>
            </w:rPr>
          </w:pPr>
          <w:del w:id="282" w:author="Phan Trung Kien 20166322" w:date="2020-06-20T15:35:00Z">
            <w:r w:rsidDel="000A175D">
              <w:rPr>
                <w:noProof/>
              </w:rPr>
              <w:fldChar w:fldCharType="begin"/>
            </w:r>
            <w:r w:rsidDel="000A175D">
              <w:rPr>
                <w:noProof/>
              </w:rPr>
              <w:delInstrText xml:space="preserve"> HYPERLINK \l "_Toc43435233" </w:delInstrText>
            </w:r>
            <w:r w:rsidDel="000A175D">
              <w:rPr>
                <w:noProof/>
              </w:rPr>
              <w:fldChar w:fldCharType="separate"/>
            </w:r>
          </w:del>
          <w:ins w:id="283" w:author="Phan Trung Kien 20166322" w:date="2020-06-20T15:35:00Z">
            <w:r>
              <w:rPr>
                <w:b/>
                <w:bCs/>
                <w:noProof/>
              </w:rPr>
              <w:t>Error! Hyperlink reference not valid.</w:t>
            </w:r>
          </w:ins>
          <w:del w:id="284" w:author="Phan Trung Kien 20166322" w:date="2020-06-20T15:35:00Z">
            <w:r w:rsidR="00A0516E" w:rsidRPr="005F2320" w:rsidDel="000A175D">
              <w:rPr>
                <w:rStyle w:val="Hyperlink"/>
                <w:noProof/>
              </w:rPr>
              <w:delText>3.2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Sử dụng phương pháp Transfer Learning cho thích ứng giọng nói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_Toc43435233 \h </w:delInstrText>
            </w:r>
            <w:r w:rsidR="00A0516E" w:rsidDel="000A175D">
              <w:rPr>
                <w:noProof/>
                <w:webHidden/>
              </w:rPr>
            </w:r>
            <w:r w:rsidR="00A0516E" w:rsidDel="000A175D">
              <w:rPr>
                <w:noProof/>
                <w:webHidden/>
              </w:rPr>
              <w:fldChar w:fldCharType="separate"/>
            </w:r>
            <w:r w:rsidR="002741CC" w:rsidDel="000A175D">
              <w:rPr>
                <w:noProof/>
                <w:webHidden/>
              </w:rPr>
              <w:delText>29</w:delText>
            </w:r>
            <w:r w:rsidR="00A0516E" w:rsidDel="000A175D">
              <w:rPr>
                <w:noProof/>
                <w:webHidden/>
              </w:rPr>
              <w:fldChar w:fldCharType="end"/>
            </w:r>
            <w:r w:rsidDel="000A175D">
              <w:rPr>
                <w:noProof/>
              </w:rPr>
              <w:fldChar w:fldCharType="end"/>
            </w:r>
          </w:del>
        </w:p>
        <w:p w14:paraId="4B396D11" w14:textId="1100B596" w:rsidR="00A0516E" w:rsidDel="000A175D" w:rsidRDefault="000A175D">
          <w:pPr>
            <w:pStyle w:val="TOC3"/>
            <w:tabs>
              <w:tab w:val="left" w:pos="1760"/>
              <w:tab w:val="right" w:leader="dot" w:pos="8494"/>
            </w:tabs>
            <w:rPr>
              <w:del w:id="285" w:author="Phan Trung Kien 20166322" w:date="2020-06-20T15:35:00Z"/>
              <w:rFonts w:asciiTheme="minorHAnsi" w:eastAsiaTheme="minorEastAsia" w:hAnsiTheme="minorHAnsi" w:cstheme="minorBidi"/>
              <w:noProof/>
              <w:color w:val="auto"/>
              <w:sz w:val="22"/>
              <w:szCs w:val="22"/>
            </w:rPr>
          </w:pPr>
          <w:del w:id="286" w:author="Phan Trung Kien 20166322" w:date="2020-06-20T15:35:00Z">
            <w:r w:rsidDel="000A175D">
              <w:rPr>
                <w:noProof/>
              </w:rPr>
              <w:fldChar w:fldCharType="begin"/>
            </w:r>
            <w:r w:rsidDel="000A175D">
              <w:rPr>
                <w:noProof/>
              </w:rPr>
              <w:delInstrText xml:space="preserve"> HYPERLINK \l "_Toc43435234" </w:delInstrText>
            </w:r>
            <w:r w:rsidDel="000A175D">
              <w:rPr>
                <w:noProof/>
              </w:rPr>
              <w:fldChar w:fldCharType="separate"/>
            </w:r>
          </w:del>
          <w:ins w:id="287" w:author="Phan Trung Kien 20166322" w:date="2020-06-20T15:35:00Z">
            <w:r>
              <w:rPr>
                <w:b/>
                <w:bCs/>
                <w:noProof/>
              </w:rPr>
              <w:t>Error! Hyperlink reference not valid.</w:t>
            </w:r>
          </w:ins>
          <w:del w:id="288"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3.2.1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Sử dụng mô hình gốc một người nói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_Toc43435234 \h </w:delInstrText>
            </w:r>
            <w:r w:rsidR="00A0516E" w:rsidDel="000A175D">
              <w:rPr>
                <w:noProof/>
                <w:webHidden/>
              </w:rPr>
            </w:r>
            <w:r w:rsidR="00A0516E" w:rsidDel="000A175D">
              <w:rPr>
                <w:noProof/>
                <w:webHidden/>
              </w:rPr>
              <w:fldChar w:fldCharType="separate"/>
            </w:r>
            <w:r w:rsidR="002741CC" w:rsidDel="000A175D">
              <w:rPr>
                <w:noProof/>
                <w:webHidden/>
              </w:rPr>
              <w:delText>29</w:delText>
            </w:r>
            <w:r w:rsidR="00A0516E" w:rsidDel="000A175D">
              <w:rPr>
                <w:noProof/>
                <w:webHidden/>
              </w:rPr>
              <w:fldChar w:fldCharType="end"/>
            </w:r>
            <w:r w:rsidDel="000A175D">
              <w:rPr>
                <w:noProof/>
              </w:rPr>
              <w:fldChar w:fldCharType="end"/>
            </w:r>
          </w:del>
        </w:p>
        <w:p w14:paraId="751A12B8" w14:textId="1CB93088" w:rsidR="00A0516E" w:rsidDel="000A175D" w:rsidRDefault="000A175D">
          <w:pPr>
            <w:pStyle w:val="TOC3"/>
            <w:tabs>
              <w:tab w:val="left" w:pos="1760"/>
              <w:tab w:val="right" w:leader="dot" w:pos="8494"/>
            </w:tabs>
            <w:rPr>
              <w:del w:id="289" w:author="Phan Trung Kien 20166322" w:date="2020-06-20T15:35:00Z"/>
              <w:rFonts w:asciiTheme="minorHAnsi" w:eastAsiaTheme="minorEastAsia" w:hAnsiTheme="minorHAnsi" w:cstheme="minorBidi"/>
              <w:noProof/>
              <w:color w:val="auto"/>
              <w:sz w:val="22"/>
              <w:szCs w:val="22"/>
            </w:rPr>
          </w:pPr>
          <w:del w:id="290" w:author="Phan Trung Kien 20166322" w:date="2020-06-20T15:35:00Z">
            <w:r w:rsidDel="000A175D">
              <w:rPr>
                <w:noProof/>
              </w:rPr>
              <w:fldChar w:fldCharType="begin"/>
            </w:r>
            <w:r w:rsidDel="000A175D">
              <w:rPr>
                <w:noProof/>
              </w:rPr>
              <w:delInstrText xml:space="preserve"> HYPERLINK \l "_Toc43435235" </w:delInstrText>
            </w:r>
            <w:r w:rsidDel="000A175D">
              <w:rPr>
                <w:noProof/>
              </w:rPr>
              <w:fldChar w:fldCharType="separate"/>
            </w:r>
          </w:del>
          <w:ins w:id="291" w:author="Phan Trung Kien 20166322" w:date="2020-06-20T15:35:00Z">
            <w:r>
              <w:rPr>
                <w:b/>
                <w:bCs/>
                <w:noProof/>
              </w:rPr>
              <w:t>Error! Hyperlink reference not valid.</w:t>
            </w:r>
          </w:ins>
          <w:del w:id="292"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3.2.2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Sử dụng mô hình gốc nhiều người nói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_Toc43435235 \h </w:delInstrText>
            </w:r>
            <w:r w:rsidR="00A0516E" w:rsidDel="000A175D">
              <w:rPr>
                <w:noProof/>
                <w:webHidden/>
              </w:rPr>
            </w:r>
            <w:r w:rsidR="00A0516E" w:rsidDel="000A175D">
              <w:rPr>
                <w:noProof/>
                <w:webHidden/>
              </w:rPr>
              <w:fldChar w:fldCharType="separate"/>
            </w:r>
            <w:r w:rsidR="002741CC" w:rsidDel="000A175D">
              <w:rPr>
                <w:noProof/>
                <w:webHidden/>
              </w:rPr>
              <w:delText>29</w:delText>
            </w:r>
            <w:r w:rsidR="00A0516E" w:rsidDel="000A175D">
              <w:rPr>
                <w:noProof/>
                <w:webHidden/>
              </w:rPr>
              <w:fldChar w:fldCharType="end"/>
            </w:r>
            <w:r w:rsidDel="000A175D">
              <w:rPr>
                <w:noProof/>
              </w:rPr>
              <w:fldChar w:fldCharType="end"/>
            </w:r>
          </w:del>
        </w:p>
        <w:p w14:paraId="044D0C1E" w14:textId="77322A8D" w:rsidR="00A0516E" w:rsidDel="000A175D" w:rsidRDefault="000A175D">
          <w:pPr>
            <w:pStyle w:val="TOC2"/>
            <w:tabs>
              <w:tab w:val="left" w:pos="780"/>
              <w:tab w:val="right" w:leader="dot" w:pos="8494"/>
            </w:tabs>
            <w:rPr>
              <w:del w:id="293" w:author="Phan Trung Kien 20166322" w:date="2020-06-20T15:35:00Z"/>
              <w:rFonts w:asciiTheme="minorHAnsi" w:eastAsiaTheme="minorEastAsia" w:hAnsiTheme="minorHAnsi" w:cstheme="minorBidi"/>
              <w:noProof/>
              <w:color w:val="auto"/>
              <w:sz w:val="22"/>
              <w:szCs w:val="22"/>
            </w:rPr>
          </w:pPr>
          <w:del w:id="294" w:author="Phan Trung Kien 20166322" w:date="2020-06-20T15:35:00Z">
            <w:r w:rsidDel="000A175D">
              <w:rPr>
                <w:noProof/>
              </w:rPr>
              <w:fldChar w:fldCharType="begin"/>
            </w:r>
            <w:r w:rsidDel="000A175D">
              <w:rPr>
                <w:noProof/>
              </w:rPr>
              <w:delInstrText xml:space="preserve"> HYPERLINK \l "_Toc43435236" </w:delInstrText>
            </w:r>
            <w:r w:rsidDel="000A175D">
              <w:rPr>
                <w:noProof/>
              </w:rPr>
              <w:fldChar w:fldCharType="separate"/>
            </w:r>
          </w:del>
          <w:ins w:id="295" w:author="Phan Trung Kien 20166322" w:date="2020-06-20T15:35:00Z">
            <w:r>
              <w:rPr>
                <w:b/>
                <w:bCs/>
                <w:noProof/>
              </w:rPr>
              <w:t>Error! Hyperlink reference not valid.</w:t>
            </w:r>
          </w:ins>
          <w:del w:id="296" w:author="Phan Trung Kien 20166322" w:date="2020-06-20T15:35:00Z">
            <w:r w:rsidR="00A0516E" w:rsidRPr="005F2320" w:rsidDel="000A175D">
              <w:rPr>
                <w:rStyle w:val="Hyperlink"/>
                <w:noProof/>
                <w:lang w:val="en"/>
              </w:rPr>
              <w:delText>3.3</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Sử dụng vec-tơ định danh người nói cho thích ứng giọng nói</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_Toc43435236 \h </w:delInstrText>
            </w:r>
            <w:r w:rsidR="00A0516E" w:rsidDel="000A175D">
              <w:rPr>
                <w:noProof/>
                <w:webHidden/>
              </w:rPr>
            </w:r>
            <w:r w:rsidR="00A0516E" w:rsidDel="000A175D">
              <w:rPr>
                <w:noProof/>
                <w:webHidden/>
              </w:rPr>
              <w:fldChar w:fldCharType="separate"/>
            </w:r>
            <w:r w:rsidR="002741CC" w:rsidDel="000A175D">
              <w:rPr>
                <w:noProof/>
                <w:webHidden/>
              </w:rPr>
              <w:delText>29</w:delText>
            </w:r>
            <w:r w:rsidR="00A0516E" w:rsidDel="000A175D">
              <w:rPr>
                <w:noProof/>
                <w:webHidden/>
              </w:rPr>
              <w:fldChar w:fldCharType="end"/>
            </w:r>
            <w:r w:rsidDel="000A175D">
              <w:rPr>
                <w:noProof/>
              </w:rPr>
              <w:fldChar w:fldCharType="end"/>
            </w:r>
          </w:del>
        </w:p>
        <w:p w14:paraId="1AD68456" w14:textId="7D0A7B8D" w:rsidR="00A0516E" w:rsidDel="000A175D" w:rsidRDefault="000A175D">
          <w:pPr>
            <w:pStyle w:val="TOC3"/>
            <w:tabs>
              <w:tab w:val="left" w:pos="1760"/>
              <w:tab w:val="right" w:leader="dot" w:pos="8494"/>
            </w:tabs>
            <w:rPr>
              <w:del w:id="297" w:author="Phan Trung Kien 20166322" w:date="2020-06-20T15:35:00Z"/>
              <w:rFonts w:asciiTheme="minorHAnsi" w:eastAsiaTheme="minorEastAsia" w:hAnsiTheme="minorHAnsi" w:cstheme="minorBidi"/>
              <w:noProof/>
              <w:color w:val="auto"/>
              <w:sz w:val="22"/>
              <w:szCs w:val="22"/>
            </w:rPr>
          </w:pPr>
          <w:del w:id="298" w:author="Phan Trung Kien 20166322" w:date="2020-06-20T15:35:00Z">
            <w:r w:rsidDel="000A175D">
              <w:rPr>
                <w:noProof/>
              </w:rPr>
              <w:fldChar w:fldCharType="begin"/>
            </w:r>
            <w:r w:rsidDel="000A175D">
              <w:rPr>
                <w:noProof/>
              </w:rPr>
              <w:delInstrText xml:space="preserve"> HYPERLINK \l "_Toc43435237" </w:delInstrText>
            </w:r>
            <w:r w:rsidDel="000A175D">
              <w:rPr>
                <w:noProof/>
              </w:rPr>
              <w:fldChar w:fldCharType="separate"/>
            </w:r>
          </w:del>
          <w:ins w:id="299" w:author="Phan Trung Kien 20166322" w:date="2020-06-20T15:35:00Z">
            <w:r>
              <w:rPr>
                <w:b/>
                <w:bCs/>
                <w:noProof/>
              </w:rPr>
              <w:t>Error! Hyperlink reference not valid.</w:t>
            </w:r>
          </w:ins>
          <w:del w:id="300"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3.3.1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Tổng quan</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_Toc43435237 \h </w:delInstrText>
            </w:r>
            <w:r w:rsidR="00A0516E" w:rsidDel="000A175D">
              <w:rPr>
                <w:noProof/>
                <w:webHidden/>
              </w:rPr>
            </w:r>
            <w:r w:rsidR="00A0516E" w:rsidDel="000A175D">
              <w:rPr>
                <w:noProof/>
                <w:webHidden/>
              </w:rPr>
              <w:fldChar w:fldCharType="separate"/>
            </w:r>
            <w:r w:rsidR="002741CC" w:rsidDel="000A175D">
              <w:rPr>
                <w:b/>
                <w:bCs/>
                <w:noProof/>
                <w:webHidden/>
              </w:rPr>
              <w:delText>Error! Bookmark not defined.</w:delText>
            </w:r>
            <w:r w:rsidR="00A0516E" w:rsidDel="000A175D">
              <w:rPr>
                <w:noProof/>
                <w:webHidden/>
              </w:rPr>
              <w:fldChar w:fldCharType="end"/>
            </w:r>
            <w:r w:rsidDel="000A175D">
              <w:rPr>
                <w:noProof/>
              </w:rPr>
              <w:fldChar w:fldCharType="end"/>
            </w:r>
          </w:del>
        </w:p>
        <w:p w14:paraId="329F9BE1" w14:textId="34E8E923" w:rsidR="00A0516E" w:rsidDel="000A175D" w:rsidRDefault="000A175D">
          <w:pPr>
            <w:pStyle w:val="TOC3"/>
            <w:tabs>
              <w:tab w:val="left" w:pos="1760"/>
              <w:tab w:val="right" w:leader="dot" w:pos="8494"/>
            </w:tabs>
            <w:rPr>
              <w:del w:id="301" w:author="Phan Trung Kien 20166322" w:date="2020-06-20T15:35:00Z"/>
              <w:rFonts w:asciiTheme="minorHAnsi" w:eastAsiaTheme="minorEastAsia" w:hAnsiTheme="minorHAnsi" w:cstheme="minorBidi"/>
              <w:noProof/>
              <w:color w:val="auto"/>
              <w:sz w:val="22"/>
              <w:szCs w:val="22"/>
            </w:rPr>
          </w:pPr>
          <w:del w:id="302" w:author="Phan Trung Kien 20166322" w:date="2020-06-20T15:35:00Z">
            <w:r w:rsidDel="000A175D">
              <w:rPr>
                <w:noProof/>
              </w:rPr>
              <w:fldChar w:fldCharType="begin"/>
            </w:r>
            <w:r w:rsidDel="000A175D">
              <w:rPr>
                <w:noProof/>
              </w:rPr>
              <w:delInstrText xml:space="preserve"> HYPERLINK \l "_Toc43435238" </w:delInstrText>
            </w:r>
            <w:r w:rsidDel="000A175D">
              <w:rPr>
                <w:noProof/>
              </w:rPr>
              <w:fldChar w:fldCharType="separate"/>
            </w:r>
          </w:del>
          <w:ins w:id="303" w:author="Phan Trung Kien 20166322" w:date="2020-06-20T15:35:00Z">
            <w:r>
              <w:rPr>
                <w:b/>
                <w:bCs/>
                <w:noProof/>
              </w:rPr>
              <w:t>Error! Hyperlink reference not valid.</w:t>
            </w:r>
          </w:ins>
          <w:del w:id="304"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3.3.2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One-hot encoding</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_Toc43435238 \h </w:delInstrText>
            </w:r>
            <w:r w:rsidR="00A0516E" w:rsidDel="000A175D">
              <w:rPr>
                <w:noProof/>
                <w:webHidden/>
              </w:rPr>
            </w:r>
            <w:r w:rsidR="00A0516E" w:rsidDel="000A175D">
              <w:rPr>
                <w:noProof/>
                <w:webHidden/>
              </w:rPr>
              <w:fldChar w:fldCharType="separate"/>
            </w:r>
            <w:r w:rsidR="002741CC" w:rsidDel="000A175D">
              <w:rPr>
                <w:noProof/>
                <w:webHidden/>
              </w:rPr>
              <w:delText>29</w:delText>
            </w:r>
            <w:r w:rsidR="00A0516E" w:rsidDel="000A175D">
              <w:rPr>
                <w:noProof/>
                <w:webHidden/>
              </w:rPr>
              <w:fldChar w:fldCharType="end"/>
            </w:r>
            <w:r w:rsidDel="000A175D">
              <w:rPr>
                <w:noProof/>
              </w:rPr>
              <w:fldChar w:fldCharType="end"/>
            </w:r>
          </w:del>
        </w:p>
        <w:p w14:paraId="302BC8E7" w14:textId="768D5DBA" w:rsidR="00A0516E" w:rsidDel="000A175D" w:rsidRDefault="000A175D">
          <w:pPr>
            <w:pStyle w:val="TOC3"/>
            <w:tabs>
              <w:tab w:val="left" w:pos="1760"/>
              <w:tab w:val="right" w:leader="dot" w:pos="8494"/>
            </w:tabs>
            <w:rPr>
              <w:del w:id="305" w:author="Phan Trung Kien 20166322" w:date="2020-06-20T15:35:00Z"/>
              <w:rFonts w:asciiTheme="minorHAnsi" w:eastAsiaTheme="minorEastAsia" w:hAnsiTheme="minorHAnsi" w:cstheme="minorBidi"/>
              <w:noProof/>
              <w:color w:val="auto"/>
              <w:sz w:val="22"/>
              <w:szCs w:val="22"/>
            </w:rPr>
          </w:pPr>
          <w:del w:id="306" w:author="Phan Trung Kien 20166322" w:date="2020-06-20T15:35:00Z">
            <w:r w:rsidDel="000A175D">
              <w:rPr>
                <w:noProof/>
              </w:rPr>
              <w:fldChar w:fldCharType="begin"/>
            </w:r>
            <w:r w:rsidDel="000A175D">
              <w:rPr>
                <w:noProof/>
              </w:rPr>
              <w:delInstrText xml:space="preserve"> HYPERLINK \l "_Toc43435239" </w:delInstrText>
            </w:r>
            <w:r w:rsidDel="000A175D">
              <w:rPr>
                <w:noProof/>
              </w:rPr>
              <w:fldChar w:fldCharType="separate"/>
            </w:r>
          </w:del>
          <w:ins w:id="307" w:author="Phan Trung Kien 20166322" w:date="2020-06-20T15:35:00Z">
            <w:r>
              <w:rPr>
                <w:b/>
                <w:bCs/>
                <w:noProof/>
              </w:rPr>
              <w:t>Error! Hyperlink reference not valid.</w:t>
            </w:r>
          </w:ins>
          <w:del w:id="308" w:author="Phan Trung Kien 20166322" w:date="2020-06-20T15:35:00Z">
            <w:r w:rsidR="00A0516E" w:rsidRPr="005F2320" w:rsidDel="000A175D">
              <w:rPr>
                <w:rStyle w:val="Hyperlink"/>
                <w:noProof/>
                <w14:scene3d>
                  <w14:camera w14:prst="orthographicFront"/>
                  <w14:lightRig w14:rig="threePt" w14:dir="t">
                    <w14:rot w14:lat="0" w14:lon="0" w14:rev="0"/>
                  </w14:lightRig>
                </w14:scene3d>
              </w:rPr>
              <w:delText>3.3.3</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X-vector</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_Toc43435239 \h </w:delInstrText>
            </w:r>
            <w:r w:rsidR="00A0516E" w:rsidDel="000A175D">
              <w:rPr>
                <w:noProof/>
                <w:webHidden/>
              </w:rPr>
            </w:r>
            <w:r w:rsidR="00A0516E" w:rsidDel="000A175D">
              <w:rPr>
                <w:noProof/>
                <w:webHidden/>
              </w:rPr>
              <w:fldChar w:fldCharType="separate"/>
            </w:r>
            <w:r w:rsidR="002741CC" w:rsidDel="000A175D">
              <w:rPr>
                <w:noProof/>
                <w:webHidden/>
              </w:rPr>
              <w:delText>30</w:delText>
            </w:r>
            <w:r w:rsidR="00A0516E" w:rsidDel="000A175D">
              <w:rPr>
                <w:noProof/>
                <w:webHidden/>
              </w:rPr>
              <w:fldChar w:fldCharType="end"/>
            </w:r>
            <w:r w:rsidDel="000A175D">
              <w:rPr>
                <w:noProof/>
              </w:rPr>
              <w:fldChar w:fldCharType="end"/>
            </w:r>
          </w:del>
        </w:p>
        <w:p w14:paraId="1AC7084F" w14:textId="6114D678" w:rsidR="00A0516E" w:rsidDel="000A175D" w:rsidRDefault="000A175D">
          <w:pPr>
            <w:pStyle w:val="TOC1"/>
            <w:tabs>
              <w:tab w:val="right" w:leader="dot" w:pos="8494"/>
            </w:tabs>
            <w:rPr>
              <w:del w:id="309" w:author="Phan Trung Kien 20166322" w:date="2020-06-20T15:35:00Z"/>
              <w:rFonts w:asciiTheme="minorHAnsi" w:eastAsiaTheme="minorEastAsia" w:hAnsiTheme="minorHAnsi" w:cstheme="minorBidi"/>
              <w:b w:val="0"/>
              <w:noProof/>
              <w:color w:val="auto"/>
              <w:sz w:val="22"/>
              <w:szCs w:val="22"/>
            </w:rPr>
          </w:pPr>
          <w:del w:id="310" w:author="Phan Trung Kien 20166322" w:date="2020-06-20T15:35:00Z">
            <w:r w:rsidDel="000A175D">
              <w:rPr>
                <w:b w:val="0"/>
                <w:noProof/>
              </w:rPr>
              <w:fldChar w:fldCharType="begin"/>
            </w:r>
            <w:r w:rsidDel="000A175D">
              <w:rPr>
                <w:noProof/>
              </w:rPr>
              <w:delInstrText xml:space="preserve"> HYPERLINK \l "_Toc43435240" </w:delInstrText>
            </w:r>
            <w:r w:rsidDel="000A175D">
              <w:rPr>
                <w:b w:val="0"/>
                <w:noProof/>
              </w:rPr>
              <w:fldChar w:fldCharType="separate"/>
            </w:r>
          </w:del>
          <w:ins w:id="311" w:author="Phan Trung Kien 20166322" w:date="2020-06-20T15:35:00Z">
            <w:r>
              <w:rPr>
                <w:b w:val="0"/>
                <w:bCs/>
                <w:noProof/>
              </w:rPr>
              <w:t>Error! Hyperlink reference not valid.</w:t>
            </w:r>
          </w:ins>
          <w:del w:id="312" w:author="Phan Trung Kien 20166322" w:date="2020-06-20T15:35:00Z">
            <w:r w:rsidR="00A0516E" w:rsidRPr="005F2320" w:rsidDel="000A175D">
              <w:rPr>
                <w:rStyle w:val="Hyperlink"/>
                <w:noProof/>
                <w:lang w:val="en"/>
              </w:rPr>
              <w:delText>CHƯƠNG 4. THỬ NGHIỆM VÀ VÀ ĐÁNH GIÁ</w:delText>
            </w:r>
            <w:r w:rsidR="00A0516E" w:rsidDel="000A175D">
              <w:rPr>
                <w:noProof/>
                <w:webHidden/>
              </w:rPr>
              <w:tab/>
            </w:r>
            <w:r w:rsidR="00A0516E" w:rsidDel="000A175D">
              <w:rPr>
                <w:b w:val="0"/>
                <w:noProof/>
                <w:webHidden/>
              </w:rPr>
              <w:fldChar w:fldCharType="begin"/>
            </w:r>
            <w:r w:rsidR="00A0516E" w:rsidDel="000A175D">
              <w:rPr>
                <w:noProof/>
                <w:webHidden/>
              </w:rPr>
              <w:delInstrText xml:space="preserve"> PAGEREF _Toc43435240 \h </w:delInstrText>
            </w:r>
            <w:r w:rsidR="00A0516E" w:rsidDel="000A175D">
              <w:rPr>
                <w:b w:val="0"/>
                <w:noProof/>
                <w:webHidden/>
              </w:rPr>
            </w:r>
            <w:r w:rsidR="00A0516E" w:rsidDel="000A175D">
              <w:rPr>
                <w:b w:val="0"/>
                <w:noProof/>
                <w:webHidden/>
              </w:rPr>
              <w:fldChar w:fldCharType="separate"/>
            </w:r>
            <w:r w:rsidR="002741CC" w:rsidDel="000A175D">
              <w:rPr>
                <w:noProof/>
                <w:webHidden/>
              </w:rPr>
              <w:delText>31</w:delText>
            </w:r>
            <w:r w:rsidR="00A0516E" w:rsidDel="000A175D">
              <w:rPr>
                <w:b w:val="0"/>
                <w:noProof/>
                <w:webHidden/>
              </w:rPr>
              <w:fldChar w:fldCharType="end"/>
            </w:r>
            <w:r w:rsidDel="000A175D">
              <w:rPr>
                <w:b w:val="0"/>
                <w:noProof/>
              </w:rPr>
              <w:fldChar w:fldCharType="end"/>
            </w:r>
          </w:del>
        </w:p>
        <w:p w14:paraId="60966FA0" w14:textId="50B2DF31" w:rsidR="00A0516E" w:rsidDel="000A175D" w:rsidRDefault="000A175D">
          <w:pPr>
            <w:pStyle w:val="TOC2"/>
            <w:tabs>
              <w:tab w:val="left" w:pos="780"/>
              <w:tab w:val="right" w:leader="dot" w:pos="8494"/>
            </w:tabs>
            <w:rPr>
              <w:del w:id="313" w:author="Phan Trung Kien 20166322" w:date="2020-06-20T15:35:00Z"/>
              <w:rFonts w:asciiTheme="minorHAnsi" w:eastAsiaTheme="minorEastAsia" w:hAnsiTheme="minorHAnsi" w:cstheme="minorBidi"/>
              <w:noProof/>
              <w:color w:val="auto"/>
              <w:sz w:val="22"/>
              <w:szCs w:val="22"/>
            </w:rPr>
          </w:pPr>
          <w:del w:id="314" w:author="Phan Trung Kien 20166322" w:date="2020-06-20T15:35:00Z">
            <w:r w:rsidDel="000A175D">
              <w:rPr>
                <w:noProof/>
              </w:rPr>
              <w:fldChar w:fldCharType="begin"/>
            </w:r>
            <w:r w:rsidDel="000A175D">
              <w:rPr>
                <w:noProof/>
              </w:rPr>
              <w:delInstrText xml:space="preserve"> HYPERLINK \l "_Toc43435241" </w:delInstrText>
            </w:r>
            <w:r w:rsidDel="000A175D">
              <w:rPr>
                <w:noProof/>
              </w:rPr>
              <w:fldChar w:fldCharType="separate"/>
            </w:r>
          </w:del>
          <w:ins w:id="315" w:author="Phan Trung Kien 20166322" w:date="2020-06-20T15:35:00Z">
            <w:r>
              <w:rPr>
                <w:b/>
                <w:bCs/>
                <w:noProof/>
              </w:rPr>
              <w:t>Error! Hyperlink reference not valid.</w:t>
            </w:r>
          </w:ins>
          <w:del w:id="316" w:author="Phan Trung Kien 20166322" w:date="2020-06-20T15:35:00Z">
            <w:r w:rsidR="00A0516E" w:rsidRPr="005F2320" w:rsidDel="000A175D">
              <w:rPr>
                <w:rStyle w:val="Hyperlink"/>
                <w:noProof/>
                <w:lang w:val="en"/>
              </w:rPr>
              <w:delText>4.1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Xử lý dữ liệu</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_Toc43435241 \h </w:delInstrText>
            </w:r>
            <w:r w:rsidR="00A0516E" w:rsidDel="000A175D">
              <w:rPr>
                <w:noProof/>
                <w:webHidden/>
              </w:rPr>
            </w:r>
            <w:r w:rsidR="00A0516E" w:rsidDel="000A175D">
              <w:rPr>
                <w:noProof/>
                <w:webHidden/>
              </w:rPr>
              <w:fldChar w:fldCharType="separate"/>
            </w:r>
            <w:r w:rsidR="002741CC" w:rsidDel="000A175D">
              <w:rPr>
                <w:noProof/>
                <w:webHidden/>
              </w:rPr>
              <w:delText>31</w:delText>
            </w:r>
            <w:r w:rsidR="00A0516E" w:rsidDel="000A175D">
              <w:rPr>
                <w:noProof/>
                <w:webHidden/>
              </w:rPr>
              <w:fldChar w:fldCharType="end"/>
            </w:r>
            <w:r w:rsidDel="000A175D">
              <w:rPr>
                <w:noProof/>
              </w:rPr>
              <w:fldChar w:fldCharType="end"/>
            </w:r>
          </w:del>
        </w:p>
        <w:p w14:paraId="06453E6C" w14:textId="3C3A103C" w:rsidR="00A0516E" w:rsidDel="000A175D" w:rsidRDefault="000A175D">
          <w:pPr>
            <w:pStyle w:val="TOC3"/>
            <w:tabs>
              <w:tab w:val="left" w:pos="1760"/>
              <w:tab w:val="right" w:leader="dot" w:pos="8494"/>
            </w:tabs>
            <w:rPr>
              <w:del w:id="317" w:author="Phan Trung Kien 20166322" w:date="2020-06-20T15:35:00Z"/>
              <w:rFonts w:asciiTheme="minorHAnsi" w:eastAsiaTheme="minorEastAsia" w:hAnsiTheme="minorHAnsi" w:cstheme="minorBidi"/>
              <w:noProof/>
              <w:color w:val="auto"/>
              <w:sz w:val="22"/>
              <w:szCs w:val="22"/>
            </w:rPr>
          </w:pPr>
          <w:del w:id="318" w:author="Phan Trung Kien 20166322" w:date="2020-06-20T15:35:00Z">
            <w:r w:rsidDel="000A175D">
              <w:rPr>
                <w:noProof/>
              </w:rPr>
              <w:fldChar w:fldCharType="begin"/>
            </w:r>
            <w:r w:rsidDel="000A175D">
              <w:rPr>
                <w:noProof/>
              </w:rPr>
              <w:delInstrText xml:space="preserve"> HYPERLINK \l "_Toc43435242" </w:delInstrText>
            </w:r>
            <w:r w:rsidDel="000A175D">
              <w:rPr>
                <w:noProof/>
              </w:rPr>
              <w:fldChar w:fldCharType="separate"/>
            </w:r>
          </w:del>
          <w:ins w:id="319" w:author="Phan Trung Kien 20166322" w:date="2020-06-20T15:35:00Z">
            <w:r>
              <w:rPr>
                <w:b/>
                <w:bCs/>
                <w:noProof/>
              </w:rPr>
              <w:t>Error! Hyperlink reference not valid.</w:t>
            </w:r>
          </w:ins>
          <w:del w:id="320"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4.1.1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Chuẩn hóa văn bản</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_Toc43435242 \h </w:delInstrText>
            </w:r>
            <w:r w:rsidR="00A0516E" w:rsidDel="000A175D">
              <w:rPr>
                <w:noProof/>
                <w:webHidden/>
              </w:rPr>
            </w:r>
            <w:r w:rsidR="00A0516E" w:rsidDel="000A175D">
              <w:rPr>
                <w:noProof/>
                <w:webHidden/>
              </w:rPr>
              <w:fldChar w:fldCharType="separate"/>
            </w:r>
            <w:r w:rsidR="002741CC" w:rsidDel="000A175D">
              <w:rPr>
                <w:noProof/>
                <w:webHidden/>
              </w:rPr>
              <w:delText>31</w:delText>
            </w:r>
            <w:r w:rsidR="00A0516E" w:rsidDel="000A175D">
              <w:rPr>
                <w:noProof/>
                <w:webHidden/>
              </w:rPr>
              <w:fldChar w:fldCharType="end"/>
            </w:r>
            <w:r w:rsidDel="000A175D">
              <w:rPr>
                <w:noProof/>
              </w:rPr>
              <w:fldChar w:fldCharType="end"/>
            </w:r>
          </w:del>
        </w:p>
        <w:p w14:paraId="29785AED" w14:textId="462E77DB" w:rsidR="00A0516E" w:rsidDel="000A175D" w:rsidRDefault="000A175D">
          <w:pPr>
            <w:pStyle w:val="TOC3"/>
            <w:tabs>
              <w:tab w:val="left" w:pos="1760"/>
              <w:tab w:val="right" w:leader="dot" w:pos="8494"/>
            </w:tabs>
            <w:rPr>
              <w:del w:id="321" w:author="Phan Trung Kien 20166322" w:date="2020-06-20T15:35:00Z"/>
              <w:rFonts w:asciiTheme="minorHAnsi" w:eastAsiaTheme="minorEastAsia" w:hAnsiTheme="minorHAnsi" w:cstheme="minorBidi"/>
              <w:noProof/>
              <w:color w:val="auto"/>
              <w:sz w:val="22"/>
              <w:szCs w:val="22"/>
            </w:rPr>
          </w:pPr>
          <w:del w:id="322" w:author="Phan Trung Kien 20166322" w:date="2020-06-20T15:35:00Z">
            <w:r w:rsidDel="000A175D">
              <w:rPr>
                <w:noProof/>
              </w:rPr>
              <w:fldChar w:fldCharType="begin"/>
            </w:r>
            <w:r w:rsidDel="000A175D">
              <w:rPr>
                <w:noProof/>
              </w:rPr>
              <w:delInstrText xml:space="preserve"> HYPERLINK \l "_Toc43435243" </w:delInstrText>
            </w:r>
            <w:r w:rsidDel="000A175D">
              <w:rPr>
                <w:noProof/>
              </w:rPr>
              <w:fldChar w:fldCharType="separate"/>
            </w:r>
          </w:del>
          <w:ins w:id="323" w:author="Phan Trung Kien 20166322" w:date="2020-06-20T15:35:00Z">
            <w:r>
              <w:rPr>
                <w:b/>
                <w:bCs/>
                <w:noProof/>
              </w:rPr>
              <w:t>Error! Hyperlink reference not valid.</w:t>
            </w:r>
          </w:ins>
          <w:del w:id="324"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4.1.2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Phân phối bộ dữ liệu</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_Toc43435243 \h </w:delInstrText>
            </w:r>
            <w:r w:rsidR="00A0516E" w:rsidDel="000A175D">
              <w:rPr>
                <w:noProof/>
                <w:webHidden/>
              </w:rPr>
            </w:r>
            <w:r w:rsidR="00A0516E" w:rsidDel="000A175D">
              <w:rPr>
                <w:noProof/>
                <w:webHidden/>
              </w:rPr>
              <w:fldChar w:fldCharType="separate"/>
            </w:r>
            <w:r w:rsidR="002741CC" w:rsidDel="000A175D">
              <w:rPr>
                <w:noProof/>
                <w:webHidden/>
              </w:rPr>
              <w:delText>32</w:delText>
            </w:r>
            <w:r w:rsidR="00A0516E" w:rsidDel="000A175D">
              <w:rPr>
                <w:noProof/>
                <w:webHidden/>
              </w:rPr>
              <w:fldChar w:fldCharType="end"/>
            </w:r>
            <w:r w:rsidDel="000A175D">
              <w:rPr>
                <w:noProof/>
              </w:rPr>
              <w:fldChar w:fldCharType="end"/>
            </w:r>
          </w:del>
        </w:p>
        <w:p w14:paraId="0944F797" w14:textId="711003E2" w:rsidR="00A0516E" w:rsidDel="000A175D" w:rsidRDefault="000A175D">
          <w:pPr>
            <w:pStyle w:val="TOC2"/>
            <w:tabs>
              <w:tab w:val="left" w:pos="780"/>
              <w:tab w:val="right" w:leader="dot" w:pos="8494"/>
            </w:tabs>
            <w:rPr>
              <w:del w:id="325" w:author="Phan Trung Kien 20166322" w:date="2020-06-20T15:35:00Z"/>
              <w:rFonts w:asciiTheme="minorHAnsi" w:eastAsiaTheme="minorEastAsia" w:hAnsiTheme="minorHAnsi" w:cstheme="minorBidi"/>
              <w:noProof/>
              <w:color w:val="auto"/>
              <w:sz w:val="22"/>
              <w:szCs w:val="22"/>
            </w:rPr>
          </w:pPr>
          <w:del w:id="326" w:author="Phan Trung Kien 20166322" w:date="2020-06-20T15:35:00Z">
            <w:r w:rsidDel="000A175D">
              <w:rPr>
                <w:noProof/>
              </w:rPr>
              <w:fldChar w:fldCharType="begin"/>
            </w:r>
            <w:r w:rsidDel="000A175D">
              <w:rPr>
                <w:noProof/>
              </w:rPr>
              <w:delInstrText xml:space="preserve"> HYPERLINK \l "_Toc43435244" </w:delInstrText>
            </w:r>
            <w:r w:rsidDel="000A175D">
              <w:rPr>
                <w:noProof/>
              </w:rPr>
              <w:fldChar w:fldCharType="separate"/>
            </w:r>
          </w:del>
          <w:ins w:id="327" w:author="Phan Trung Kien 20166322" w:date="2020-06-20T15:35:00Z">
            <w:r>
              <w:rPr>
                <w:b/>
                <w:bCs/>
                <w:noProof/>
              </w:rPr>
              <w:t>Error! Hyperlink reference not valid.</w:t>
            </w:r>
          </w:ins>
          <w:del w:id="328" w:author="Phan Trung Kien 20166322" w:date="2020-06-20T15:35:00Z">
            <w:r w:rsidR="00A0516E" w:rsidRPr="005F2320" w:rsidDel="000A175D">
              <w:rPr>
                <w:rStyle w:val="Hyperlink"/>
                <w:noProof/>
                <w:lang w:val="en"/>
              </w:rPr>
              <w:delText>4.2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Huấn luyện mô hình</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_Toc43435244 \h </w:delInstrText>
            </w:r>
            <w:r w:rsidR="00A0516E" w:rsidDel="000A175D">
              <w:rPr>
                <w:noProof/>
                <w:webHidden/>
              </w:rPr>
            </w:r>
            <w:r w:rsidR="00A0516E" w:rsidDel="000A175D">
              <w:rPr>
                <w:noProof/>
                <w:webHidden/>
              </w:rPr>
              <w:fldChar w:fldCharType="separate"/>
            </w:r>
            <w:r w:rsidR="002741CC" w:rsidDel="000A175D">
              <w:rPr>
                <w:noProof/>
                <w:webHidden/>
              </w:rPr>
              <w:delText>32</w:delText>
            </w:r>
            <w:r w:rsidR="00A0516E" w:rsidDel="000A175D">
              <w:rPr>
                <w:noProof/>
                <w:webHidden/>
              </w:rPr>
              <w:fldChar w:fldCharType="end"/>
            </w:r>
            <w:r w:rsidDel="000A175D">
              <w:rPr>
                <w:noProof/>
              </w:rPr>
              <w:fldChar w:fldCharType="end"/>
            </w:r>
          </w:del>
        </w:p>
        <w:p w14:paraId="35DB05E4" w14:textId="4241A116" w:rsidR="00A0516E" w:rsidDel="000A175D" w:rsidRDefault="000A175D">
          <w:pPr>
            <w:pStyle w:val="TOC2"/>
            <w:tabs>
              <w:tab w:val="left" w:pos="780"/>
              <w:tab w:val="right" w:leader="dot" w:pos="8494"/>
            </w:tabs>
            <w:rPr>
              <w:del w:id="329" w:author="Phan Trung Kien 20166322" w:date="2020-06-20T15:35:00Z"/>
              <w:rFonts w:asciiTheme="minorHAnsi" w:eastAsiaTheme="minorEastAsia" w:hAnsiTheme="minorHAnsi" w:cstheme="minorBidi"/>
              <w:noProof/>
              <w:color w:val="auto"/>
              <w:sz w:val="22"/>
              <w:szCs w:val="22"/>
            </w:rPr>
          </w:pPr>
          <w:del w:id="330" w:author="Phan Trung Kien 20166322" w:date="2020-06-20T15:35:00Z">
            <w:r w:rsidDel="000A175D">
              <w:rPr>
                <w:noProof/>
              </w:rPr>
              <w:fldChar w:fldCharType="begin"/>
            </w:r>
            <w:r w:rsidDel="000A175D">
              <w:rPr>
                <w:noProof/>
              </w:rPr>
              <w:delInstrText xml:space="preserve"> HYPERLINK \l "_Toc43435245" </w:delInstrText>
            </w:r>
            <w:r w:rsidDel="000A175D">
              <w:rPr>
                <w:noProof/>
              </w:rPr>
              <w:fldChar w:fldCharType="separate"/>
            </w:r>
          </w:del>
          <w:ins w:id="331" w:author="Phan Trung Kien 20166322" w:date="2020-06-20T15:35:00Z">
            <w:r>
              <w:rPr>
                <w:b/>
                <w:bCs/>
                <w:noProof/>
              </w:rPr>
              <w:t>Error! Hyperlink reference not valid.</w:t>
            </w:r>
          </w:ins>
          <w:del w:id="332" w:author="Phan Trung Kien 20166322" w:date="2020-06-20T15:35:00Z">
            <w:r w:rsidR="00A0516E" w:rsidRPr="005F2320" w:rsidDel="000A175D">
              <w:rPr>
                <w:rStyle w:val="Hyperlink"/>
                <w:noProof/>
                <w:lang w:val="en"/>
              </w:rPr>
              <w:delText>4.3</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Đánh giá kết quả</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_Toc43435245 \h </w:delInstrText>
            </w:r>
            <w:r w:rsidR="00A0516E" w:rsidDel="000A175D">
              <w:rPr>
                <w:noProof/>
                <w:webHidden/>
              </w:rPr>
            </w:r>
            <w:r w:rsidR="00A0516E" w:rsidDel="000A175D">
              <w:rPr>
                <w:noProof/>
                <w:webHidden/>
              </w:rPr>
              <w:fldChar w:fldCharType="separate"/>
            </w:r>
            <w:r w:rsidR="002741CC" w:rsidDel="000A175D">
              <w:rPr>
                <w:noProof/>
                <w:webHidden/>
              </w:rPr>
              <w:delText>33</w:delText>
            </w:r>
            <w:r w:rsidR="00A0516E" w:rsidDel="000A175D">
              <w:rPr>
                <w:noProof/>
                <w:webHidden/>
              </w:rPr>
              <w:fldChar w:fldCharType="end"/>
            </w:r>
            <w:r w:rsidDel="000A175D">
              <w:rPr>
                <w:noProof/>
              </w:rPr>
              <w:fldChar w:fldCharType="end"/>
            </w:r>
          </w:del>
        </w:p>
        <w:p w14:paraId="2E7DD1D9" w14:textId="6E73B0F8" w:rsidR="00A0516E" w:rsidDel="000A175D" w:rsidRDefault="000A175D">
          <w:pPr>
            <w:pStyle w:val="TOC3"/>
            <w:tabs>
              <w:tab w:val="left" w:pos="1760"/>
              <w:tab w:val="right" w:leader="dot" w:pos="8494"/>
            </w:tabs>
            <w:rPr>
              <w:del w:id="333" w:author="Phan Trung Kien 20166322" w:date="2020-06-20T15:35:00Z"/>
              <w:rFonts w:asciiTheme="minorHAnsi" w:eastAsiaTheme="minorEastAsia" w:hAnsiTheme="minorHAnsi" w:cstheme="minorBidi"/>
              <w:noProof/>
              <w:color w:val="auto"/>
              <w:sz w:val="22"/>
              <w:szCs w:val="22"/>
            </w:rPr>
          </w:pPr>
          <w:del w:id="334" w:author="Phan Trung Kien 20166322" w:date="2020-06-20T15:35:00Z">
            <w:r w:rsidDel="000A175D">
              <w:rPr>
                <w:noProof/>
              </w:rPr>
              <w:fldChar w:fldCharType="begin"/>
            </w:r>
            <w:r w:rsidDel="000A175D">
              <w:rPr>
                <w:noProof/>
              </w:rPr>
              <w:delInstrText xml:space="preserve"> HYPERLINK \l "_Toc43435246" </w:delInstrText>
            </w:r>
            <w:r w:rsidDel="000A175D">
              <w:rPr>
                <w:noProof/>
              </w:rPr>
              <w:fldChar w:fldCharType="separate"/>
            </w:r>
          </w:del>
          <w:ins w:id="335" w:author="Phan Trung Kien 20166322" w:date="2020-06-20T15:35:00Z">
            <w:r>
              <w:rPr>
                <w:b/>
                <w:bCs/>
                <w:noProof/>
              </w:rPr>
              <w:t>Error! Hyperlink reference not valid.</w:t>
            </w:r>
          </w:ins>
          <w:del w:id="336"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4.3.1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Đánh giá điểm MOS (Mean Opinion Score) của các mô hình</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_Toc43435246 \h </w:delInstrText>
            </w:r>
            <w:r w:rsidR="00A0516E" w:rsidDel="000A175D">
              <w:rPr>
                <w:noProof/>
                <w:webHidden/>
              </w:rPr>
            </w:r>
            <w:r w:rsidR="00A0516E" w:rsidDel="000A175D">
              <w:rPr>
                <w:noProof/>
                <w:webHidden/>
              </w:rPr>
              <w:fldChar w:fldCharType="separate"/>
            </w:r>
            <w:r w:rsidR="002741CC" w:rsidDel="000A175D">
              <w:rPr>
                <w:noProof/>
                <w:webHidden/>
              </w:rPr>
              <w:delText>33</w:delText>
            </w:r>
            <w:r w:rsidR="00A0516E" w:rsidDel="000A175D">
              <w:rPr>
                <w:noProof/>
                <w:webHidden/>
              </w:rPr>
              <w:fldChar w:fldCharType="end"/>
            </w:r>
            <w:r w:rsidDel="000A175D">
              <w:rPr>
                <w:noProof/>
              </w:rPr>
              <w:fldChar w:fldCharType="end"/>
            </w:r>
          </w:del>
        </w:p>
        <w:p w14:paraId="2BE83964" w14:textId="5FFC6B3C" w:rsidR="00A0516E" w:rsidDel="000A175D" w:rsidRDefault="000A175D">
          <w:pPr>
            <w:pStyle w:val="TOC3"/>
            <w:tabs>
              <w:tab w:val="left" w:pos="1760"/>
              <w:tab w:val="right" w:leader="dot" w:pos="8494"/>
            </w:tabs>
            <w:rPr>
              <w:del w:id="337" w:author="Phan Trung Kien 20166322" w:date="2020-06-20T15:35:00Z"/>
              <w:rFonts w:asciiTheme="minorHAnsi" w:eastAsiaTheme="minorEastAsia" w:hAnsiTheme="minorHAnsi" w:cstheme="minorBidi"/>
              <w:noProof/>
              <w:color w:val="auto"/>
              <w:sz w:val="22"/>
              <w:szCs w:val="22"/>
            </w:rPr>
          </w:pPr>
          <w:del w:id="338" w:author="Phan Trung Kien 20166322" w:date="2020-06-20T15:35:00Z">
            <w:r w:rsidDel="000A175D">
              <w:rPr>
                <w:noProof/>
              </w:rPr>
              <w:fldChar w:fldCharType="begin"/>
            </w:r>
            <w:r w:rsidDel="000A175D">
              <w:rPr>
                <w:noProof/>
              </w:rPr>
              <w:delInstrText xml:space="preserve"> HYPERLINK \l "_Toc43435247" </w:delInstrText>
            </w:r>
            <w:r w:rsidDel="000A175D">
              <w:rPr>
                <w:noProof/>
              </w:rPr>
              <w:fldChar w:fldCharType="separate"/>
            </w:r>
          </w:del>
          <w:ins w:id="339" w:author="Phan Trung Kien 20166322" w:date="2020-06-20T15:35:00Z">
            <w:r>
              <w:rPr>
                <w:b/>
                <w:bCs/>
                <w:noProof/>
              </w:rPr>
              <w:t>Error! Hyperlink reference not valid.</w:t>
            </w:r>
          </w:ins>
          <w:del w:id="340" w:author="Phan Trung Kien 20166322" w:date="2020-06-20T15:35:00Z">
            <w:r w:rsidR="00A0516E" w:rsidRPr="005F2320" w:rsidDel="000A175D">
              <w:rPr>
                <w:rStyle w:val="Hyperlink"/>
                <w:noProof/>
                <w:lang w:val="en"/>
                <w14:scene3d>
                  <w14:camera w14:prst="orthographicFront"/>
                  <w14:lightRig w14:rig="threePt" w14:dir="t">
                    <w14:rot w14:lat="0" w14:lon="0" w14:rev="0"/>
                  </w14:lightRig>
                </w14:scene3d>
              </w:rPr>
              <w:delText>4.3.2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Đánh giá thời gian tổng hợp của các mô hình</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_Toc43435247 \h </w:delInstrText>
            </w:r>
            <w:r w:rsidR="00A0516E" w:rsidDel="000A175D">
              <w:rPr>
                <w:noProof/>
                <w:webHidden/>
              </w:rPr>
            </w:r>
            <w:r w:rsidR="00A0516E" w:rsidDel="000A175D">
              <w:rPr>
                <w:noProof/>
                <w:webHidden/>
              </w:rPr>
              <w:fldChar w:fldCharType="separate"/>
            </w:r>
            <w:r w:rsidR="002741CC" w:rsidDel="000A175D">
              <w:rPr>
                <w:noProof/>
                <w:webHidden/>
              </w:rPr>
              <w:delText>34</w:delText>
            </w:r>
            <w:r w:rsidR="00A0516E" w:rsidDel="000A175D">
              <w:rPr>
                <w:noProof/>
                <w:webHidden/>
              </w:rPr>
              <w:fldChar w:fldCharType="end"/>
            </w:r>
            <w:r w:rsidDel="000A175D">
              <w:rPr>
                <w:noProof/>
              </w:rPr>
              <w:fldChar w:fldCharType="end"/>
            </w:r>
          </w:del>
        </w:p>
        <w:p w14:paraId="06EE76B7" w14:textId="3F6F22E4" w:rsidR="00A0516E" w:rsidDel="000A175D" w:rsidRDefault="000A175D">
          <w:pPr>
            <w:pStyle w:val="TOC1"/>
            <w:tabs>
              <w:tab w:val="right" w:leader="dot" w:pos="8494"/>
            </w:tabs>
            <w:rPr>
              <w:del w:id="341" w:author="Phan Trung Kien 20166322" w:date="2020-06-20T15:35:00Z"/>
              <w:rFonts w:asciiTheme="minorHAnsi" w:eastAsiaTheme="minorEastAsia" w:hAnsiTheme="minorHAnsi" w:cstheme="minorBidi"/>
              <w:b w:val="0"/>
              <w:noProof/>
              <w:color w:val="auto"/>
              <w:sz w:val="22"/>
              <w:szCs w:val="22"/>
            </w:rPr>
          </w:pPr>
          <w:del w:id="342" w:author="Phan Trung Kien 20166322" w:date="2020-06-20T15:35:00Z">
            <w:r w:rsidDel="000A175D">
              <w:rPr>
                <w:b w:val="0"/>
                <w:noProof/>
              </w:rPr>
              <w:fldChar w:fldCharType="begin"/>
            </w:r>
            <w:r w:rsidDel="000A175D">
              <w:rPr>
                <w:noProof/>
              </w:rPr>
              <w:delInstrText xml:space="preserve"> HYPERLINK \l "_Toc43435248" </w:delInstrText>
            </w:r>
            <w:r w:rsidDel="000A175D">
              <w:rPr>
                <w:b w:val="0"/>
                <w:noProof/>
              </w:rPr>
              <w:fldChar w:fldCharType="separate"/>
            </w:r>
          </w:del>
          <w:ins w:id="343" w:author="Phan Trung Kien 20166322" w:date="2020-06-20T15:35:00Z">
            <w:r>
              <w:rPr>
                <w:b w:val="0"/>
                <w:bCs/>
                <w:noProof/>
              </w:rPr>
              <w:t>Error! Hyperlink reference not valid.</w:t>
            </w:r>
          </w:ins>
          <w:del w:id="344" w:author="Phan Trung Kien 20166322" w:date="2020-06-20T15:35:00Z">
            <w:r w:rsidR="00A0516E" w:rsidRPr="005F2320" w:rsidDel="000A175D">
              <w:rPr>
                <w:rStyle w:val="Hyperlink"/>
                <w:noProof/>
                <w:lang w:val="en"/>
              </w:rPr>
              <w:delText>CHƯƠNG 5. KẾT LUẬN VÀ HƯỚNG PHÁT TRIỂN ĐỒ ÁN</w:delText>
            </w:r>
            <w:r w:rsidR="00A0516E" w:rsidDel="000A175D">
              <w:rPr>
                <w:noProof/>
                <w:webHidden/>
              </w:rPr>
              <w:tab/>
            </w:r>
            <w:r w:rsidR="00A0516E" w:rsidDel="000A175D">
              <w:rPr>
                <w:b w:val="0"/>
                <w:noProof/>
                <w:webHidden/>
              </w:rPr>
              <w:fldChar w:fldCharType="begin"/>
            </w:r>
            <w:r w:rsidR="00A0516E" w:rsidDel="000A175D">
              <w:rPr>
                <w:noProof/>
                <w:webHidden/>
              </w:rPr>
              <w:delInstrText xml:space="preserve"> PAGEREF _Toc43435248 \h </w:delInstrText>
            </w:r>
            <w:r w:rsidR="00A0516E" w:rsidDel="000A175D">
              <w:rPr>
                <w:b w:val="0"/>
                <w:noProof/>
                <w:webHidden/>
              </w:rPr>
            </w:r>
            <w:r w:rsidR="00A0516E" w:rsidDel="000A175D">
              <w:rPr>
                <w:b w:val="0"/>
                <w:noProof/>
                <w:webHidden/>
              </w:rPr>
              <w:fldChar w:fldCharType="separate"/>
            </w:r>
            <w:r w:rsidR="002741CC" w:rsidDel="000A175D">
              <w:rPr>
                <w:noProof/>
                <w:webHidden/>
              </w:rPr>
              <w:delText>35</w:delText>
            </w:r>
            <w:r w:rsidR="00A0516E" w:rsidDel="000A175D">
              <w:rPr>
                <w:b w:val="0"/>
                <w:noProof/>
                <w:webHidden/>
              </w:rPr>
              <w:fldChar w:fldCharType="end"/>
            </w:r>
            <w:r w:rsidDel="000A175D">
              <w:rPr>
                <w:b w:val="0"/>
                <w:noProof/>
              </w:rPr>
              <w:fldChar w:fldCharType="end"/>
            </w:r>
          </w:del>
        </w:p>
        <w:p w14:paraId="054D059A" w14:textId="3078FD69" w:rsidR="00A0516E" w:rsidDel="000A175D" w:rsidRDefault="000A175D">
          <w:pPr>
            <w:pStyle w:val="TOC2"/>
            <w:tabs>
              <w:tab w:val="left" w:pos="780"/>
              <w:tab w:val="right" w:leader="dot" w:pos="8494"/>
            </w:tabs>
            <w:rPr>
              <w:del w:id="345" w:author="Phan Trung Kien 20166322" w:date="2020-06-20T15:35:00Z"/>
              <w:rFonts w:asciiTheme="minorHAnsi" w:eastAsiaTheme="minorEastAsia" w:hAnsiTheme="minorHAnsi" w:cstheme="minorBidi"/>
              <w:noProof/>
              <w:color w:val="auto"/>
              <w:sz w:val="22"/>
              <w:szCs w:val="22"/>
            </w:rPr>
          </w:pPr>
          <w:del w:id="346" w:author="Phan Trung Kien 20166322" w:date="2020-06-20T15:35:00Z">
            <w:r w:rsidDel="000A175D">
              <w:rPr>
                <w:noProof/>
              </w:rPr>
              <w:fldChar w:fldCharType="begin"/>
            </w:r>
            <w:r w:rsidDel="000A175D">
              <w:rPr>
                <w:noProof/>
              </w:rPr>
              <w:delInstrText xml:space="preserve"> HYPERLINK \l "_Toc43435249" </w:delInstrText>
            </w:r>
            <w:r w:rsidDel="000A175D">
              <w:rPr>
                <w:noProof/>
              </w:rPr>
              <w:fldChar w:fldCharType="separate"/>
            </w:r>
          </w:del>
          <w:ins w:id="347" w:author="Phan Trung Kien 20166322" w:date="2020-06-20T15:35:00Z">
            <w:r>
              <w:rPr>
                <w:b/>
                <w:bCs/>
                <w:noProof/>
              </w:rPr>
              <w:t>Error! Hyperlink reference not valid.</w:t>
            </w:r>
          </w:ins>
          <w:del w:id="348" w:author="Phan Trung Kien 20166322" w:date="2020-06-20T15:35:00Z">
            <w:r w:rsidR="00A0516E" w:rsidRPr="005F2320" w:rsidDel="000A175D">
              <w:rPr>
                <w:rStyle w:val="Hyperlink"/>
                <w:noProof/>
              </w:rPr>
              <w:delText>5.1</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Kết luận</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_Toc43435249 \h </w:delInstrText>
            </w:r>
            <w:r w:rsidR="00A0516E" w:rsidDel="000A175D">
              <w:rPr>
                <w:noProof/>
                <w:webHidden/>
              </w:rPr>
            </w:r>
            <w:r w:rsidR="00A0516E" w:rsidDel="000A175D">
              <w:rPr>
                <w:noProof/>
                <w:webHidden/>
              </w:rPr>
              <w:fldChar w:fldCharType="separate"/>
            </w:r>
            <w:r w:rsidR="002741CC" w:rsidDel="000A175D">
              <w:rPr>
                <w:noProof/>
                <w:webHidden/>
              </w:rPr>
              <w:delText>35</w:delText>
            </w:r>
            <w:r w:rsidR="00A0516E" w:rsidDel="000A175D">
              <w:rPr>
                <w:noProof/>
                <w:webHidden/>
              </w:rPr>
              <w:fldChar w:fldCharType="end"/>
            </w:r>
            <w:r w:rsidDel="000A175D">
              <w:rPr>
                <w:noProof/>
              </w:rPr>
              <w:fldChar w:fldCharType="end"/>
            </w:r>
          </w:del>
        </w:p>
        <w:p w14:paraId="76DCA47B" w14:textId="57E7964E" w:rsidR="00A0516E" w:rsidDel="000A175D" w:rsidRDefault="000A175D">
          <w:pPr>
            <w:pStyle w:val="TOC2"/>
            <w:tabs>
              <w:tab w:val="left" w:pos="780"/>
              <w:tab w:val="right" w:leader="dot" w:pos="8494"/>
            </w:tabs>
            <w:rPr>
              <w:del w:id="349" w:author="Phan Trung Kien 20166322" w:date="2020-06-20T15:35:00Z"/>
              <w:rFonts w:asciiTheme="minorHAnsi" w:eastAsiaTheme="minorEastAsia" w:hAnsiTheme="minorHAnsi" w:cstheme="minorBidi"/>
              <w:noProof/>
              <w:color w:val="auto"/>
              <w:sz w:val="22"/>
              <w:szCs w:val="22"/>
            </w:rPr>
          </w:pPr>
          <w:del w:id="350" w:author="Phan Trung Kien 20166322" w:date="2020-06-20T15:35:00Z">
            <w:r w:rsidDel="000A175D">
              <w:rPr>
                <w:noProof/>
              </w:rPr>
              <w:fldChar w:fldCharType="begin"/>
            </w:r>
            <w:r w:rsidDel="000A175D">
              <w:rPr>
                <w:noProof/>
              </w:rPr>
              <w:delInstrText xml:space="preserve"> HYPERLINK \l "_Toc43435250" </w:delInstrText>
            </w:r>
            <w:r w:rsidDel="000A175D">
              <w:rPr>
                <w:noProof/>
              </w:rPr>
              <w:fldChar w:fldCharType="separate"/>
            </w:r>
          </w:del>
          <w:ins w:id="351" w:author="Phan Trung Kien 20166322" w:date="2020-06-20T15:35:00Z">
            <w:r>
              <w:rPr>
                <w:b/>
                <w:bCs/>
                <w:noProof/>
              </w:rPr>
              <w:t>Error! Hyperlink reference not valid.</w:t>
            </w:r>
          </w:ins>
          <w:del w:id="352" w:author="Phan Trung Kien 20166322" w:date="2020-06-20T15:35:00Z">
            <w:r w:rsidR="00A0516E" w:rsidRPr="005F2320" w:rsidDel="000A175D">
              <w:rPr>
                <w:rStyle w:val="Hyperlink"/>
                <w:noProof/>
              </w:rPr>
              <w:delText>5.2</w:delText>
            </w:r>
            <w:r w:rsidR="00A0516E" w:rsidDel="000A175D">
              <w:rPr>
                <w:rFonts w:asciiTheme="minorHAnsi" w:eastAsiaTheme="minorEastAsia" w:hAnsiTheme="minorHAnsi" w:cstheme="minorBidi"/>
                <w:noProof/>
                <w:color w:val="auto"/>
                <w:sz w:val="22"/>
                <w:szCs w:val="22"/>
              </w:rPr>
              <w:tab/>
            </w:r>
            <w:r w:rsidR="00A0516E" w:rsidRPr="005F2320" w:rsidDel="000A175D">
              <w:rPr>
                <w:rStyle w:val="Hyperlink"/>
                <w:noProof/>
                <w:lang w:val="en"/>
              </w:rPr>
              <w:delText>Phương hướng phát triển và cải thiện đồ án</w:delText>
            </w:r>
            <w:r w:rsidR="00A0516E" w:rsidDel="000A175D">
              <w:rPr>
                <w:noProof/>
                <w:webHidden/>
              </w:rPr>
              <w:tab/>
            </w:r>
            <w:r w:rsidR="00A0516E" w:rsidDel="000A175D">
              <w:rPr>
                <w:noProof/>
                <w:webHidden/>
              </w:rPr>
              <w:fldChar w:fldCharType="begin"/>
            </w:r>
            <w:r w:rsidR="00A0516E" w:rsidDel="000A175D">
              <w:rPr>
                <w:noProof/>
                <w:webHidden/>
              </w:rPr>
              <w:delInstrText xml:space="preserve"> PAGEREF _Toc43435250 \h </w:delInstrText>
            </w:r>
            <w:r w:rsidR="00A0516E" w:rsidDel="000A175D">
              <w:rPr>
                <w:noProof/>
                <w:webHidden/>
              </w:rPr>
            </w:r>
            <w:r w:rsidR="00A0516E" w:rsidDel="000A175D">
              <w:rPr>
                <w:noProof/>
                <w:webHidden/>
              </w:rPr>
              <w:fldChar w:fldCharType="separate"/>
            </w:r>
            <w:r w:rsidR="002741CC" w:rsidDel="000A175D">
              <w:rPr>
                <w:noProof/>
                <w:webHidden/>
              </w:rPr>
              <w:delText>35</w:delText>
            </w:r>
            <w:r w:rsidR="00A0516E" w:rsidDel="000A175D">
              <w:rPr>
                <w:noProof/>
                <w:webHidden/>
              </w:rPr>
              <w:fldChar w:fldCharType="end"/>
            </w:r>
            <w:r w:rsidDel="000A175D">
              <w:rPr>
                <w:noProof/>
              </w:rPr>
              <w:fldChar w:fldCharType="end"/>
            </w:r>
          </w:del>
        </w:p>
        <w:p w14:paraId="099F0417" w14:textId="7F827E39" w:rsidR="00A0516E" w:rsidDel="000A175D" w:rsidRDefault="000A175D">
          <w:pPr>
            <w:pStyle w:val="TOC1"/>
            <w:tabs>
              <w:tab w:val="right" w:leader="dot" w:pos="8494"/>
            </w:tabs>
            <w:rPr>
              <w:del w:id="353" w:author="Phan Trung Kien 20166322" w:date="2020-06-20T15:35:00Z"/>
              <w:rFonts w:asciiTheme="minorHAnsi" w:eastAsiaTheme="minorEastAsia" w:hAnsiTheme="minorHAnsi" w:cstheme="minorBidi"/>
              <w:b w:val="0"/>
              <w:noProof/>
              <w:color w:val="auto"/>
              <w:sz w:val="22"/>
              <w:szCs w:val="22"/>
            </w:rPr>
          </w:pPr>
          <w:del w:id="354" w:author="Phan Trung Kien 20166322" w:date="2020-06-20T15:35:00Z">
            <w:r w:rsidDel="000A175D">
              <w:rPr>
                <w:b w:val="0"/>
                <w:noProof/>
              </w:rPr>
              <w:fldChar w:fldCharType="begin"/>
            </w:r>
            <w:r w:rsidDel="000A175D">
              <w:rPr>
                <w:noProof/>
              </w:rPr>
              <w:delInstrText xml:space="preserve"> HYPERLINK \l "_Toc43435251" </w:delInstrText>
            </w:r>
            <w:r w:rsidDel="000A175D">
              <w:rPr>
                <w:b w:val="0"/>
                <w:noProof/>
              </w:rPr>
              <w:fldChar w:fldCharType="separate"/>
            </w:r>
          </w:del>
          <w:ins w:id="355" w:author="Phan Trung Kien 20166322" w:date="2020-06-20T15:35:00Z">
            <w:r>
              <w:rPr>
                <w:b w:val="0"/>
                <w:bCs/>
                <w:noProof/>
              </w:rPr>
              <w:t>Error! Hyperlink reference not valid.</w:t>
            </w:r>
          </w:ins>
          <w:del w:id="356" w:author="Phan Trung Kien 20166322" w:date="2020-06-20T15:35:00Z">
            <w:r w:rsidR="00A0516E" w:rsidRPr="005F2320" w:rsidDel="000A175D">
              <w:rPr>
                <w:rStyle w:val="Hyperlink"/>
                <w:noProof/>
              </w:rPr>
              <w:delText>TÀI LIỆU THAM KHẢO</w:delText>
            </w:r>
            <w:r w:rsidR="00A0516E" w:rsidDel="000A175D">
              <w:rPr>
                <w:noProof/>
                <w:webHidden/>
              </w:rPr>
              <w:tab/>
            </w:r>
            <w:r w:rsidR="00A0516E" w:rsidDel="000A175D">
              <w:rPr>
                <w:b w:val="0"/>
                <w:noProof/>
                <w:webHidden/>
              </w:rPr>
              <w:fldChar w:fldCharType="begin"/>
            </w:r>
            <w:r w:rsidR="00A0516E" w:rsidDel="000A175D">
              <w:rPr>
                <w:noProof/>
                <w:webHidden/>
              </w:rPr>
              <w:delInstrText xml:space="preserve"> PAGEREF _Toc43435251 \h </w:delInstrText>
            </w:r>
            <w:r w:rsidR="00A0516E" w:rsidDel="000A175D">
              <w:rPr>
                <w:b w:val="0"/>
                <w:noProof/>
                <w:webHidden/>
              </w:rPr>
            </w:r>
            <w:r w:rsidR="00A0516E" w:rsidDel="000A175D">
              <w:rPr>
                <w:b w:val="0"/>
                <w:noProof/>
                <w:webHidden/>
              </w:rPr>
              <w:fldChar w:fldCharType="separate"/>
            </w:r>
            <w:r w:rsidR="002741CC" w:rsidDel="000A175D">
              <w:rPr>
                <w:noProof/>
                <w:webHidden/>
              </w:rPr>
              <w:delText>36</w:delText>
            </w:r>
            <w:r w:rsidR="00A0516E" w:rsidDel="000A175D">
              <w:rPr>
                <w:b w:val="0"/>
                <w:noProof/>
                <w:webHidden/>
              </w:rPr>
              <w:fldChar w:fldCharType="end"/>
            </w:r>
            <w:r w:rsidDel="000A175D">
              <w:rPr>
                <w:b w:val="0"/>
                <w:noProof/>
              </w:rPr>
              <w:fldChar w:fldCharType="end"/>
            </w:r>
          </w:del>
        </w:p>
        <w:p w14:paraId="346C8E25" w14:textId="1BCE82D3" w:rsidR="00A0516E" w:rsidDel="000A175D" w:rsidRDefault="000A175D">
          <w:pPr>
            <w:pStyle w:val="TOC1"/>
            <w:tabs>
              <w:tab w:val="right" w:leader="dot" w:pos="8494"/>
            </w:tabs>
            <w:rPr>
              <w:del w:id="357" w:author="Phan Trung Kien 20166322" w:date="2020-06-20T15:35:00Z"/>
              <w:rFonts w:asciiTheme="minorHAnsi" w:eastAsiaTheme="minorEastAsia" w:hAnsiTheme="minorHAnsi" w:cstheme="minorBidi"/>
              <w:b w:val="0"/>
              <w:noProof/>
              <w:color w:val="auto"/>
              <w:sz w:val="22"/>
              <w:szCs w:val="22"/>
            </w:rPr>
          </w:pPr>
          <w:del w:id="358" w:author="Phan Trung Kien 20166322" w:date="2020-06-20T15:35:00Z">
            <w:r w:rsidDel="000A175D">
              <w:rPr>
                <w:b w:val="0"/>
                <w:noProof/>
              </w:rPr>
              <w:fldChar w:fldCharType="begin"/>
            </w:r>
            <w:r w:rsidDel="000A175D">
              <w:rPr>
                <w:noProof/>
              </w:rPr>
              <w:delInstrText xml:space="preserve"> HYPERLINK \l "_Toc43435252" </w:delInstrText>
            </w:r>
            <w:r w:rsidDel="000A175D">
              <w:rPr>
                <w:b w:val="0"/>
                <w:noProof/>
              </w:rPr>
              <w:fldChar w:fldCharType="separate"/>
            </w:r>
          </w:del>
          <w:ins w:id="359" w:author="Phan Trung Kien 20166322" w:date="2020-06-20T15:35:00Z">
            <w:r>
              <w:rPr>
                <w:b w:val="0"/>
                <w:bCs/>
                <w:noProof/>
              </w:rPr>
              <w:t>Error! Hyperlink reference not valid.</w:t>
            </w:r>
          </w:ins>
          <w:del w:id="360" w:author="Phan Trung Kien 20166322" w:date="2020-06-20T15:35:00Z">
            <w:r w:rsidR="00A0516E" w:rsidRPr="005F2320" w:rsidDel="000A175D">
              <w:rPr>
                <w:rStyle w:val="Hyperlink"/>
                <w:noProof/>
              </w:rPr>
              <w:delText>PHỤ LỤC</w:delText>
            </w:r>
            <w:r w:rsidR="00A0516E" w:rsidDel="000A175D">
              <w:rPr>
                <w:noProof/>
                <w:webHidden/>
              </w:rPr>
              <w:tab/>
            </w:r>
            <w:r w:rsidR="00A0516E" w:rsidDel="000A175D">
              <w:rPr>
                <w:b w:val="0"/>
                <w:noProof/>
                <w:webHidden/>
              </w:rPr>
              <w:fldChar w:fldCharType="begin"/>
            </w:r>
            <w:r w:rsidR="00A0516E" w:rsidDel="000A175D">
              <w:rPr>
                <w:noProof/>
                <w:webHidden/>
              </w:rPr>
              <w:delInstrText xml:space="preserve"> PAGEREF _Toc43435252 \h </w:delInstrText>
            </w:r>
            <w:r w:rsidR="00A0516E" w:rsidDel="000A175D">
              <w:rPr>
                <w:b w:val="0"/>
                <w:noProof/>
                <w:webHidden/>
              </w:rPr>
            </w:r>
            <w:r w:rsidR="00A0516E" w:rsidDel="000A175D">
              <w:rPr>
                <w:b w:val="0"/>
                <w:noProof/>
                <w:webHidden/>
              </w:rPr>
              <w:fldChar w:fldCharType="separate"/>
            </w:r>
            <w:r w:rsidR="002741CC" w:rsidDel="000A175D">
              <w:rPr>
                <w:noProof/>
                <w:webHidden/>
              </w:rPr>
              <w:delText>37</w:delText>
            </w:r>
            <w:r w:rsidR="00A0516E" w:rsidDel="000A175D">
              <w:rPr>
                <w:b w:val="0"/>
                <w:noProof/>
                <w:webHidden/>
              </w:rPr>
              <w:fldChar w:fldCharType="end"/>
            </w:r>
            <w:r w:rsidDel="000A175D">
              <w:rPr>
                <w:b w:val="0"/>
                <w:noProof/>
              </w:rPr>
              <w:fldChar w:fldCharType="end"/>
            </w:r>
          </w:del>
        </w:p>
        <w:p w14:paraId="602CD334" w14:textId="4395E63A" w:rsidR="00923DFD" w:rsidRDefault="00C0281C">
          <w:r>
            <w:rPr>
              <w:b/>
            </w:rPr>
            <w:fldChar w:fldCharType="end"/>
          </w:r>
        </w:p>
      </w:sdtContent>
    </w:sdt>
    <w:p w14:paraId="32AF57A5" w14:textId="77777777" w:rsidR="00923DFD" w:rsidRDefault="00C0281C">
      <w:pPr>
        <w:spacing w:after="160" w:line="259" w:lineRule="auto"/>
        <w:jc w:val="center"/>
        <w:rPr>
          <w:b/>
        </w:rPr>
      </w:pPr>
      <w:r>
        <w:br w:type="page"/>
      </w:r>
      <w:r>
        <w:rPr>
          <w:b/>
        </w:rPr>
        <w:lastRenderedPageBreak/>
        <w:t>DANH MỤC HÌNH VẼ</w:t>
      </w:r>
    </w:p>
    <w:p w14:paraId="3646F2AD" w14:textId="1125DC04" w:rsidR="006D12C9" w:rsidRDefault="00C0281C">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r:id="rId11" w:anchor="_Toc43426225" w:history="1">
        <w:r w:rsidR="006D12C9" w:rsidRPr="00484384">
          <w:rPr>
            <w:rStyle w:val="Hyperlink"/>
            <w:noProof/>
          </w:rPr>
          <w:t>Hình 1.1 Sơ đồ tổng quát một hệ thống tổng hợp tiếng nói [*]</w:t>
        </w:r>
        <w:r w:rsidR="006D12C9">
          <w:rPr>
            <w:noProof/>
            <w:webHidden/>
          </w:rPr>
          <w:tab/>
        </w:r>
        <w:r w:rsidR="006D12C9">
          <w:rPr>
            <w:noProof/>
            <w:webHidden/>
          </w:rPr>
          <w:fldChar w:fldCharType="begin"/>
        </w:r>
        <w:r w:rsidR="006D12C9">
          <w:rPr>
            <w:noProof/>
            <w:webHidden/>
          </w:rPr>
          <w:instrText xml:space="preserve"> PAGEREF _Toc43426225 \h </w:instrText>
        </w:r>
        <w:r w:rsidR="006D12C9">
          <w:rPr>
            <w:noProof/>
            <w:webHidden/>
          </w:rPr>
        </w:r>
        <w:r w:rsidR="006D12C9">
          <w:rPr>
            <w:noProof/>
            <w:webHidden/>
          </w:rPr>
          <w:fldChar w:fldCharType="separate"/>
        </w:r>
        <w:r w:rsidR="002741CC">
          <w:rPr>
            <w:noProof/>
            <w:webHidden/>
          </w:rPr>
          <w:t>9</w:t>
        </w:r>
        <w:r w:rsidR="006D12C9">
          <w:rPr>
            <w:noProof/>
            <w:webHidden/>
          </w:rPr>
          <w:fldChar w:fldCharType="end"/>
        </w:r>
      </w:hyperlink>
    </w:p>
    <w:p w14:paraId="5AD89928" w14:textId="763396FA"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12" w:anchor="_Toc43426226" w:history="1">
        <w:r w:rsidR="006D12C9" w:rsidRPr="00484384">
          <w:rPr>
            <w:rStyle w:val="Hyperlink"/>
            <w:noProof/>
          </w:rPr>
          <w:t>Hình 1.2 Ví dụ về thống kê và các tham số được tạo từ HMM cấp câu bao gồm các HMM cấp âm vị cho /a/ và /i/.</w:t>
        </w:r>
        <w:r w:rsidR="006D12C9">
          <w:rPr>
            <w:noProof/>
            <w:webHidden/>
          </w:rPr>
          <w:tab/>
        </w:r>
        <w:r w:rsidR="006D12C9">
          <w:rPr>
            <w:noProof/>
            <w:webHidden/>
          </w:rPr>
          <w:fldChar w:fldCharType="begin"/>
        </w:r>
        <w:r w:rsidR="006D12C9">
          <w:rPr>
            <w:noProof/>
            <w:webHidden/>
          </w:rPr>
          <w:instrText xml:space="preserve"> PAGEREF _Toc43426226 \h </w:instrText>
        </w:r>
        <w:r w:rsidR="006D12C9">
          <w:rPr>
            <w:noProof/>
            <w:webHidden/>
          </w:rPr>
        </w:r>
        <w:r w:rsidR="006D12C9">
          <w:rPr>
            <w:noProof/>
            <w:webHidden/>
          </w:rPr>
          <w:fldChar w:fldCharType="separate"/>
        </w:r>
        <w:r w:rsidR="002741CC">
          <w:rPr>
            <w:noProof/>
            <w:webHidden/>
          </w:rPr>
          <w:t>12</w:t>
        </w:r>
        <w:r w:rsidR="006D12C9">
          <w:rPr>
            <w:noProof/>
            <w:webHidden/>
          </w:rPr>
          <w:fldChar w:fldCharType="end"/>
        </w:r>
      </w:hyperlink>
    </w:p>
    <w:p w14:paraId="42788A38" w14:textId="449163DD"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13" w:anchor="_Toc43426227" w:history="1">
        <w:r w:rsidR="006D12C9" w:rsidRPr="00484384">
          <w:rPr>
            <w:rStyle w:val="Hyperlink"/>
            <w:noProof/>
          </w:rPr>
          <w:t>Hình 1.3 Quá trình huấn luyện và tổng hợp một hệ thống tổng hợp tiếng nói HMM</w:t>
        </w:r>
        <w:r w:rsidR="006D12C9">
          <w:rPr>
            <w:noProof/>
            <w:webHidden/>
          </w:rPr>
          <w:tab/>
        </w:r>
        <w:r w:rsidR="006D12C9">
          <w:rPr>
            <w:noProof/>
            <w:webHidden/>
          </w:rPr>
          <w:fldChar w:fldCharType="begin"/>
        </w:r>
        <w:r w:rsidR="006D12C9">
          <w:rPr>
            <w:noProof/>
            <w:webHidden/>
          </w:rPr>
          <w:instrText xml:space="preserve"> PAGEREF _Toc43426227 \h </w:instrText>
        </w:r>
        <w:r w:rsidR="006D12C9">
          <w:rPr>
            <w:noProof/>
            <w:webHidden/>
          </w:rPr>
        </w:r>
        <w:r w:rsidR="006D12C9">
          <w:rPr>
            <w:noProof/>
            <w:webHidden/>
          </w:rPr>
          <w:fldChar w:fldCharType="separate"/>
        </w:r>
        <w:r w:rsidR="002741CC">
          <w:rPr>
            <w:noProof/>
            <w:webHidden/>
          </w:rPr>
          <w:t>13</w:t>
        </w:r>
        <w:r w:rsidR="006D12C9">
          <w:rPr>
            <w:noProof/>
            <w:webHidden/>
          </w:rPr>
          <w:fldChar w:fldCharType="end"/>
        </w:r>
      </w:hyperlink>
    </w:p>
    <w:p w14:paraId="255B5565" w14:textId="55DE1B4A"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14" w:anchor="_Toc43426228" w:history="1">
        <w:r w:rsidR="006D12C9" w:rsidRPr="00484384">
          <w:rPr>
            <w:rStyle w:val="Hyperlink"/>
            <w:noProof/>
          </w:rPr>
          <w:t>Hình 2.1 Kiến trúc cơ bản của hệ thống thổng hợp tiếng nói dựa trên phương pháp học sâu</w:t>
        </w:r>
        <w:r w:rsidR="006D12C9">
          <w:rPr>
            <w:noProof/>
            <w:webHidden/>
          </w:rPr>
          <w:tab/>
        </w:r>
        <w:r w:rsidR="006D12C9">
          <w:rPr>
            <w:noProof/>
            <w:webHidden/>
          </w:rPr>
          <w:fldChar w:fldCharType="begin"/>
        </w:r>
        <w:r w:rsidR="006D12C9">
          <w:rPr>
            <w:noProof/>
            <w:webHidden/>
          </w:rPr>
          <w:instrText xml:space="preserve"> PAGEREF _Toc43426228 \h </w:instrText>
        </w:r>
        <w:r w:rsidR="006D12C9">
          <w:rPr>
            <w:noProof/>
            <w:webHidden/>
          </w:rPr>
        </w:r>
        <w:r w:rsidR="006D12C9">
          <w:rPr>
            <w:noProof/>
            <w:webHidden/>
          </w:rPr>
          <w:fldChar w:fldCharType="separate"/>
        </w:r>
        <w:r w:rsidR="002741CC">
          <w:rPr>
            <w:noProof/>
            <w:webHidden/>
          </w:rPr>
          <w:t>18</w:t>
        </w:r>
        <w:r w:rsidR="006D12C9">
          <w:rPr>
            <w:noProof/>
            <w:webHidden/>
          </w:rPr>
          <w:fldChar w:fldCharType="end"/>
        </w:r>
      </w:hyperlink>
    </w:p>
    <w:p w14:paraId="3BE7CF5F" w14:textId="0B7C45FE"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15" w:anchor="_Toc43426229" w:history="1">
        <w:r w:rsidR="006D12C9" w:rsidRPr="00484384">
          <w:rPr>
            <w:rStyle w:val="Hyperlink"/>
            <w:noProof/>
          </w:rPr>
          <w:t>Hình 2.2 Biểu diễn đặc trưng ngôn ngữ học của văn bản [*]</w:t>
        </w:r>
        <w:r w:rsidR="006D12C9">
          <w:rPr>
            <w:noProof/>
            <w:webHidden/>
          </w:rPr>
          <w:tab/>
        </w:r>
        <w:r w:rsidR="006D12C9">
          <w:rPr>
            <w:noProof/>
            <w:webHidden/>
          </w:rPr>
          <w:fldChar w:fldCharType="begin"/>
        </w:r>
        <w:r w:rsidR="006D12C9">
          <w:rPr>
            <w:noProof/>
            <w:webHidden/>
          </w:rPr>
          <w:instrText xml:space="preserve"> PAGEREF _Toc43426229 \h </w:instrText>
        </w:r>
        <w:r w:rsidR="006D12C9">
          <w:rPr>
            <w:noProof/>
            <w:webHidden/>
          </w:rPr>
        </w:r>
        <w:r w:rsidR="006D12C9">
          <w:rPr>
            <w:noProof/>
            <w:webHidden/>
          </w:rPr>
          <w:fldChar w:fldCharType="separate"/>
        </w:r>
        <w:r w:rsidR="002741CC">
          <w:rPr>
            <w:noProof/>
            <w:webHidden/>
          </w:rPr>
          <w:t>19</w:t>
        </w:r>
        <w:r w:rsidR="006D12C9">
          <w:rPr>
            <w:noProof/>
            <w:webHidden/>
          </w:rPr>
          <w:fldChar w:fldCharType="end"/>
        </w:r>
      </w:hyperlink>
    </w:p>
    <w:p w14:paraId="470B3485" w14:textId="46909E95"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16" w:anchor="_Toc43426230" w:history="1">
        <w:r w:rsidR="006D12C9" w:rsidRPr="00484384">
          <w:rPr>
            <w:rStyle w:val="Hyperlink"/>
            <w:noProof/>
          </w:rPr>
          <w:t>Hình 2.3 Thông tin đặc trưng ngôn ngữ ở mức âm vị [*]</w:t>
        </w:r>
        <w:r w:rsidR="006D12C9">
          <w:rPr>
            <w:noProof/>
            <w:webHidden/>
          </w:rPr>
          <w:tab/>
        </w:r>
        <w:r w:rsidR="006D12C9">
          <w:rPr>
            <w:noProof/>
            <w:webHidden/>
          </w:rPr>
          <w:fldChar w:fldCharType="begin"/>
        </w:r>
        <w:r w:rsidR="006D12C9">
          <w:rPr>
            <w:noProof/>
            <w:webHidden/>
          </w:rPr>
          <w:instrText xml:space="preserve"> PAGEREF _Toc43426230 \h </w:instrText>
        </w:r>
        <w:r w:rsidR="006D12C9">
          <w:rPr>
            <w:noProof/>
            <w:webHidden/>
          </w:rPr>
        </w:r>
        <w:r w:rsidR="006D12C9">
          <w:rPr>
            <w:noProof/>
            <w:webHidden/>
          </w:rPr>
          <w:fldChar w:fldCharType="separate"/>
        </w:r>
        <w:r w:rsidR="002741CC">
          <w:rPr>
            <w:noProof/>
            <w:webHidden/>
          </w:rPr>
          <w:t>20</w:t>
        </w:r>
        <w:r w:rsidR="006D12C9">
          <w:rPr>
            <w:noProof/>
            <w:webHidden/>
          </w:rPr>
          <w:fldChar w:fldCharType="end"/>
        </w:r>
      </w:hyperlink>
    </w:p>
    <w:p w14:paraId="13EAB753" w14:textId="3E0A4091"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17" w:anchor="_Toc43426231" w:history="1">
        <w:r w:rsidR="006D12C9" w:rsidRPr="00484384">
          <w:rPr>
            <w:rStyle w:val="Hyperlink"/>
            <w:noProof/>
          </w:rPr>
          <w:t>Hình 2.4 Một mình họa về mạng nơ ron học sâu với bốn lớp ẩn</w:t>
        </w:r>
        <w:r w:rsidR="006D12C9">
          <w:rPr>
            <w:noProof/>
            <w:webHidden/>
          </w:rPr>
          <w:tab/>
        </w:r>
        <w:r w:rsidR="006D12C9">
          <w:rPr>
            <w:noProof/>
            <w:webHidden/>
          </w:rPr>
          <w:fldChar w:fldCharType="begin"/>
        </w:r>
        <w:r w:rsidR="006D12C9">
          <w:rPr>
            <w:noProof/>
            <w:webHidden/>
          </w:rPr>
          <w:instrText xml:space="preserve"> PAGEREF _Toc43426231 \h </w:instrText>
        </w:r>
        <w:r w:rsidR="006D12C9">
          <w:rPr>
            <w:noProof/>
            <w:webHidden/>
          </w:rPr>
        </w:r>
        <w:r w:rsidR="006D12C9">
          <w:rPr>
            <w:noProof/>
            <w:webHidden/>
          </w:rPr>
          <w:fldChar w:fldCharType="separate"/>
        </w:r>
        <w:r w:rsidR="002741CC">
          <w:rPr>
            <w:noProof/>
            <w:webHidden/>
          </w:rPr>
          <w:t>20</w:t>
        </w:r>
        <w:r w:rsidR="006D12C9">
          <w:rPr>
            <w:noProof/>
            <w:webHidden/>
          </w:rPr>
          <w:fldChar w:fldCharType="end"/>
        </w:r>
      </w:hyperlink>
    </w:p>
    <w:p w14:paraId="2E8798EF" w14:textId="20E332E5"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18" w:anchor="_Toc43426232" w:history="1">
        <w:r w:rsidR="006D12C9" w:rsidRPr="00484384">
          <w:rPr>
            <w:rStyle w:val="Hyperlink"/>
            <w:noProof/>
          </w:rPr>
          <w:t>Hình 2.5 Tổng quan về hệ thống WORLD vocoder [*]</w:t>
        </w:r>
        <w:r w:rsidR="006D12C9">
          <w:rPr>
            <w:noProof/>
            <w:webHidden/>
          </w:rPr>
          <w:tab/>
        </w:r>
        <w:r w:rsidR="006D12C9">
          <w:rPr>
            <w:noProof/>
            <w:webHidden/>
          </w:rPr>
          <w:fldChar w:fldCharType="begin"/>
        </w:r>
        <w:r w:rsidR="006D12C9">
          <w:rPr>
            <w:noProof/>
            <w:webHidden/>
          </w:rPr>
          <w:instrText xml:space="preserve"> PAGEREF _Toc43426232 \h </w:instrText>
        </w:r>
        <w:r w:rsidR="006D12C9">
          <w:rPr>
            <w:noProof/>
            <w:webHidden/>
          </w:rPr>
        </w:r>
        <w:r w:rsidR="006D12C9">
          <w:rPr>
            <w:noProof/>
            <w:webHidden/>
          </w:rPr>
          <w:fldChar w:fldCharType="separate"/>
        </w:r>
        <w:r w:rsidR="002741CC">
          <w:rPr>
            <w:noProof/>
            <w:webHidden/>
          </w:rPr>
          <w:t>21</w:t>
        </w:r>
        <w:r w:rsidR="006D12C9">
          <w:rPr>
            <w:noProof/>
            <w:webHidden/>
          </w:rPr>
          <w:fldChar w:fldCharType="end"/>
        </w:r>
      </w:hyperlink>
    </w:p>
    <w:p w14:paraId="2302E1FE" w14:textId="52898302"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19" w:anchor="_Toc43426233" w:history="1">
        <w:r w:rsidR="006D12C9" w:rsidRPr="00484384">
          <w:rPr>
            <w:rStyle w:val="Hyperlink"/>
            <w:noProof/>
          </w:rPr>
          <w:t>Hình 2.6 Tổng hợp tiếng nói với WORLD vocoder</w:t>
        </w:r>
        <w:r w:rsidR="006D12C9">
          <w:rPr>
            <w:noProof/>
            <w:webHidden/>
          </w:rPr>
          <w:tab/>
        </w:r>
        <w:r w:rsidR="006D12C9">
          <w:rPr>
            <w:noProof/>
            <w:webHidden/>
          </w:rPr>
          <w:fldChar w:fldCharType="begin"/>
        </w:r>
        <w:r w:rsidR="006D12C9">
          <w:rPr>
            <w:noProof/>
            <w:webHidden/>
          </w:rPr>
          <w:instrText xml:space="preserve"> PAGEREF _Toc43426233 \h </w:instrText>
        </w:r>
        <w:r w:rsidR="006D12C9">
          <w:rPr>
            <w:noProof/>
            <w:webHidden/>
          </w:rPr>
        </w:r>
        <w:r w:rsidR="006D12C9">
          <w:rPr>
            <w:noProof/>
            <w:webHidden/>
          </w:rPr>
          <w:fldChar w:fldCharType="separate"/>
        </w:r>
        <w:r w:rsidR="002741CC">
          <w:rPr>
            <w:noProof/>
            <w:webHidden/>
          </w:rPr>
          <w:t>24</w:t>
        </w:r>
        <w:r w:rsidR="006D12C9">
          <w:rPr>
            <w:noProof/>
            <w:webHidden/>
          </w:rPr>
          <w:fldChar w:fldCharType="end"/>
        </w:r>
      </w:hyperlink>
    </w:p>
    <w:p w14:paraId="40A48698" w14:textId="73505471"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20" w:anchor="_Toc43426234" w:history="1">
        <w:r w:rsidR="006D12C9" w:rsidRPr="00484384">
          <w:rPr>
            <w:rStyle w:val="Hyperlink"/>
            <w:noProof/>
          </w:rPr>
          <w:t>Hình 3.1 Tổng quan mô hình tổng hợp tiếng nói</w:t>
        </w:r>
        <w:r w:rsidR="006D12C9">
          <w:rPr>
            <w:noProof/>
            <w:webHidden/>
          </w:rPr>
          <w:tab/>
        </w:r>
        <w:r w:rsidR="006D12C9">
          <w:rPr>
            <w:noProof/>
            <w:webHidden/>
          </w:rPr>
          <w:fldChar w:fldCharType="begin"/>
        </w:r>
        <w:r w:rsidR="006D12C9">
          <w:rPr>
            <w:noProof/>
            <w:webHidden/>
          </w:rPr>
          <w:instrText xml:space="preserve"> PAGEREF _Toc43426234 \h </w:instrText>
        </w:r>
        <w:r w:rsidR="006D12C9">
          <w:rPr>
            <w:noProof/>
            <w:webHidden/>
          </w:rPr>
        </w:r>
        <w:r w:rsidR="006D12C9">
          <w:rPr>
            <w:noProof/>
            <w:webHidden/>
          </w:rPr>
          <w:fldChar w:fldCharType="separate"/>
        </w:r>
        <w:r w:rsidR="002741CC">
          <w:rPr>
            <w:noProof/>
            <w:webHidden/>
          </w:rPr>
          <w:t>25</w:t>
        </w:r>
        <w:r w:rsidR="006D12C9">
          <w:rPr>
            <w:noProof/>
            <w:webHidden/>
          </w:rPr>
          <w:fldChar w:fldCharType="end"/>
        </w:r>
      </w:hyperlink>
    </w:p>
    <w:p w14:paraId="02CC4D57" w14:textId="66227463"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21" w:anchor="_Toc43426235" w:history="1">
        <w:r w:rsidR="006D12C9" w:rsidRPr="00484384">
          <w:rPr>
            <w:rStyle w:val="Hyperlink"/>
            <w:noProof/>
          </w:rPr>
          <w:t>Hình 3.2 Hoạt động của bộ trích chọn đặc trưng ngôn ngữ</w:t>
        </w:r>
        <w:r w:rsidR="006D12C9">
          <w:rPr>
            <w:noProof/>
            <w:webHidden/>
          </w:rPr>
          <w:tab/>
        </w:r>
        <w:r w:rsidR="006D12C9">
          <w:rPr>
            <w:noProof/>
            <w:webHidden/>
          </w:rPr>
          <w:fldChar w:fldCharType="begin"/>
        </w:r>
        <w:r w:rsidR="006D12C9">
          <w:rPr>
            <w:noProof/>
            <w:webHidden/>
          </w:rPr>
          <w:instrText xml:space="preserve"> PAGEREF _Toc43426235 \h </w:instrText>
        </w:r>
        <w:r w:rsidR="006D12C9">
          <w:rPr>
            <w:noProof/>
            <w:webHidden/>
          </w:rPr>
        </w:r>
        <w:r w:rsidR="006D12C9">
          <w:rPr>
            <w:noProof/>
            <w:webHidden/>
          </w:rPr>
          <w:fldChar w:fldCharType="separate"/>
        </w:r>
        <w:r w:rsidR="002741CC">
          <w:rPr>
            <w:noProof/>
            <w:webHidden/>
          </w:rPr>
          <w:t>25</w:t>
        </w:r>
        <w:r w:rsidR="006D12C9">
          <w:rPr>
            <w:noProof/>
            <w:webHidden/>
          </w:rPr>
          <w:fldChar w:fldCharType="end"/>
        </w:r>
      </w:hyperlink>
    </w:p>
    <w:p w14:paraId="72BFA718" w14:textId="4271579F"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22" w:anchor="_Toc43426236" w:history="1">
        <w:r w:rsidR="006D12C9" w:rsidRPr="00484384">
          <w:rPr>
            <w:rStyle w:val="Hyperlink"/>
            <w:noProof/>
          </w:rPr>
          <w:t>Hình 3.3 Cấu trúc và hoạt động của bộ Genlab</w:t>
        </w:r>
        <w:r w:rsidR="006D12C9">
          <w:rPr>
            <w:noProof/>
            <w:webHidden/>
          </w:rPr>
          <w:tab/>
        </w:r>
        <w:r w:rsidR="006D12C9">
          <w:rPr>
            <w:noProof/>
            <w:webHidden/>
          </w:rPr>
          <w:fldChar w:fldCharType="begin"/>
        </w:r>
        <w:r w:rsidR="006D12C9">
          <w:rPr>
            <w:noProof/>
            <w:webHidden/>
          </w:rPr>
          <w:instrText xml:space="preserve"> PAGEREF _Toc43426236 \h </w:instrText>
        </w:r>
        <w:r w:rsidR="006D12C9">
          <w:rPr>
            <w:noProof/>
            <w:webHidden/>
          </w:rPr>
        </w:r>
        <w:r w:rsidR="006D12C9">
          <w:rPr>
            <w:noProof/>
            <w:webHidden/>
          </w:rPr>
          <w:fldChar w:fldCharType="separate"/>
        </w:r>
        <w:r w:rsidR="002741CC">
          <w:rPr>
            <w:noProof/>
            <w:webHidden/>
          </w:rPr>
          <w:t>26</w:t>
        </w:r>
        <w:r w:rsidR="006D12C9">
          <w:rPr>
            <w:noProof/>
            <w:webHidden/>
          </w:rPr>
          <w:fldChar w:fldCharType="end"/>
        </w:r>
      </w:hyperlink>
    </w:p>
    <w:p w14:paraId="3D7A2F2B" w14:textId="29EA12CB"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23" w:anchor="_Toc43426237" w:history="1">
        <w:r w:rsidR="006D12C9" w:rsidRPr="00484384">
          <w:rPr>
            <w:rStyle w:val="Hyperlink"/>
            <w:noProof/>
          </w:rPr>
          <w:t>Hình 3.4 Mô hình thời gian</w:t>
        </w:r>
        <w:r w:rsidR="006D12C9">
          <w:rPr>
            <w:noProof/>
            <w:webHidden/>
          </w:rPr>
          <w:tab/>
        </w:r>
        <w:r w:rsidR="006D12C9">
          <w:rPr>
            <w:noProof/>
            <w:webHidden/>
          </w:rPr>
          <w:fldChar w:fldCharType="begin"/>
        </w:r>
        <w:r w:rsidR="006D12C9">
          <w:rPr>
            <w:noProof/>
            <w:webHidden/>
          </w:rPr>
          <w:instrText xml:space="preserve"> PAGEREF _Toc43426237 \h </w:instrText>
        </w:r>
        <w:r w:rsidR="006D12C9">
          <w:rPr>
            <w:noProof/>
            <w:webHidden/>
          </w:rPr>
        </w:r>
        <w:r w:rsidR="006D12C9">
          <w:rPr>
            <w:noProof/>
            <w:webHidden/>
          </w:rPr>
          <w:fldChar w:fldCharType="separate"/>
        </w:r>
        <w:r w:rsidR="002741CC">
          <w:rPr>
            <w:noProof/>
            <w:webHidden/>
          </w:rPr>
          <w:t>27</w:t>
        </w:r>
        <w:r w:rsidR="006D12C9">
          <w:rPr>
            <w:noProof/>
            <w:webHidden/>
          </w:rPr>
          <w:fldChar w:fldCharType="end"/>
        </w:r>
      </w:hyperlink>
    </w:p>
    <w:p w14:paraId="1370614F" w14:textId="080F6E80"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24" w:anchor="_Toc43426238" w:history="1">
        <w:r w:rsidR="006D12C9" w:rsidRPr="00484384">
          <w:rPr>
            <w:rStyle w:val="Hyperlink"/>
            <w:noProof/>
          </w:rPr>
          <w:t>Hình 3.5 Tổng hợp tiếng nói từ các đặc trưng âm học bằng WORLD vocoder</w:t>
        </w:r>
        <w:r w:rsidR="006D12C9">
          <w:rPr>
            <w:noProof/>
            <w:webHidden/>
          </w:rPr>
          <w:tab/>
        </w:r>
        <w:r w:rsidR="006D12C9">
          <w:rPr>
            <w:noProof/>
            <w:webHidden/>
          </w:rPr>
          <w:fldChar w:fldCharType="begin"/>
        </w:r>
        <w:r w:rsidR="006D12C9">
          <w:rPr>
            <w:noProof/>
            <w:webHidden/>
          </w:rPr>
          <w:instrText xml:space="preserve"> PAGEREF _Toc43426238 \h </w:instrText>
        </w:r>
        <w:r w:rsidR="006D12C9">
          <w:rPr>
            <w:noProof/>
            <w:webHidden/>
          </w:rPr>
        </w:r>
        <w:r w:rsidR="006D12C9">
          <w:rPr>
            <w:noProof/>
            <w:webHidden/>
          </w:rPr>
          <w:fldChar w:fldCharType="separate"/>
        </w:r>
        <w:r w:rsidR="002741CC">
          <w:rPr>
            <w:noProof/>
            <w:webHidden/>
          </w:rPr>
          <w:t>28</w:t>
        </w:r>
        <w:r w:rsidR="006D12C9">
          <w:rPr>
            <w:noProof/>
            <w:webHidden/>
          </w:rPr>
          <w:fldChar w:fldCharType="end"/>
        </w:r>
      </w:hyperlink>
    </w:p>
    <w:p w14:paraId="5951E1A0" w14:textId="7D40CF50" w:rsidR="006D12C9" w:rsidRDefault="00762B33">
      <w:pPr>
        <w:pStyle w:val="TableofFigures"/>
        <w:tabs>
          <w:tab w:val="right" w:leader="dot" w:pos="8494"/>
        </w:tabs>
        <w:rPr>
          <w:rFonts w:asciiTheme="minorHAnsi" w:eastAsiaTheme="minorEastAsia" w:hAnsiTheme="minorHAnsi" w:cstheme="minorBidi"/>
          <w:noProof/>
          <w:color w:val="auto"/>
          <w:sz w:val="22"/>
          <w:szCs w:val="22"/>
        </w:rPr>
      </w:pPr>
      <w:hyperlink r:id="rId25" w:anchor="_Toc43426239" w:history="1">
        <w:r w:rsidR="006D12C9" w:rsidRPr="00484384">
          <w:rPr>
            <w:rStyle w:val="Hyperlink"/>
            <w:noProof/>
          </w:rPr>
          <w:t>Hình 4.1 Các bước chuẩn hóa văn bản đầu vào</w:t>
        </w:r>
        <w:r w:rsidR="006D12C9">
          <w:rPr>
            <w:noProof/>
            <w:webHidden/>
          </w:rPr>
          <w:tab/>
        </w:r>
        <w:r w:rsidR="006D12C9">
          <w:rPr>
            <w:noProof/>
            <w:webHidden/>
          </w:rPr>
          <w:fldChar w:fldCharType="begin"/>
        </w:r>
        <w:r w:rsidR="006D12C9">
          <w:rPr>
            <w:noProof/>
            <w:webHidden/>
          </w:rPr>
          <w:instrText xml:space="preserve"> PAGEREF _Toc43426239 \h </w:instrText>
        </w:r>
        <w:r w:rsidR="006D12C9">
          <w:rPr>
            <w:noProof/>
            <w:webHidden/>
          </w:rPr>
        </w:r>
        <w:r w:rsidR="006D12C9">
          <w:rPr>
            <w:noProof/>
            <w:webHidden/>
          </w:rPr>
          <w:fldChar w:fldCharType="separate"/>
        </w:r>
        <w:r w:rsidR="002741CC">
          <w:rPr>
            <w:noProof/>
            <w:webHidden/>
          </w:rPr>
          <w:t>31</w:t>
        </w:r>
        <w:r w:rsidR="006D12C9">
          <w:rPr>
            <w:noProof/>
            <w:webHidden/>
          </w:rPr>
          <w:fldChar w:fldCharType="end"/>
        </w:r>
      </w:hyperlink>
    </w:p>
    <w:p w14:paraId="214968A9" w14:textId="35498D5E" w:rsidR="00923DFD" w:rsidRDefault="00C0281C">
      <w:pPr>
        <w:spacing w:after="160" w:line="259" w:lineRule="auto"/>
        <w:jc w:val="left"/>
      </w:pPr>
      <w:r>
        <w:fldChar w:fldCharType="end"/>
      </w:r>
    </w:p>
    <w:p w14:paraId="1840D28B" w14:textId="77777777" w:rsidR="00923DFD" w:rsidRDefault="00C0281C">
      <w:pPr>
        <w:spacing w:after="160" w:line="259" w:lineRule="auto"/>
        <w:jc w:val="left"/>
      </w:pPr>
      <w:r>
        <w:br w:type="page"/>
      </w:r>
    </w:p>
    <w:p w14:paraId="09D9EC5A" w14:textId="77777777" w:rsidR="00923DFD" w:rsidRDefault="00C0281C">
      <w:pPr>
        <w:spacing w:after="160" w:line="259" w:lineRule="auto"/>
        <w:jc w:val="center"/>
        <w:rPr>
          <w:b/>
        </w:rPr>
      </w:pPr>
      <w:r>
        <w:rPr>
          <w:b/>
        </w:rPr>
        <w:lastRenderedPageBreak/>
        <w:t>DANH MỤC BẢNG</w:t>
      </w:r>
    </w:p>
    <w:p w14:paraId="084CE19C" w14:textId="4BC1A330" w:rsidR="00923DFD" w:rsidRDefault="00C0281C">
      <w:pPr>
        <w:pStyle w:val="TableofFigures"/>
        <w:tabs>
          <w:tab w:val="right" w:leader="dot" w:pos="8494"/>
        </w:tabs>
        <w:rPr>
          <w:rFonts w:asciiTheme="minorHAnsi" w:eastAsiaTheme="minorEastAsia" w:hAnsiTheme="minorHAnsi" w:cstheme="minorBidi"/>
          <w:color w:val="auto"/>
          <w:sz w:val="22"/>
          <w:szCs w:val="22"/>
        </w:rPr>
      </w:pPr>
      <w:r>
        <w:fldChar w:fldCharType="begin"/>
      </w:r>
      <w:r>
        <w:instrText xml:space="preserve"> TOC \h \z \c "Bảng" </w:instrText>
      </w:r>
      <w:r>
        <w:fldChar w:fldCharType="separate"/>
      </w:r>
      <w:hyperlink w:anchor="_Toc43260381" w:history="1">
        <w:r>
          <w:rPr>
            <w:rStyle w:val="Hyperlink"/>
          </w:rPr>
          <w:t>Bảng 4.1</w:t>
        </w:r>
        <w:r>
          <w:tab/>
        </w:r>
        <w:r>
          <w:fldChar w:fldCharType="begin"/>
        </w:r>
        <w:r>
          <w:instrText xml:space="preserve"> PAGEREF _Toc43260381 \h </w:instrText>
        </w:r>
        <w:r>
          <w:fldChar w:fldCharType="separate"/>
        </w:r>
        <w:r w:rsidR="002741CC">
          <w:rPr>
            <w:noProof/>
          </w:rPr>
          <w:t>32</w:t>
        </w:r>
        <w:r>
          <w:fldChar w:fldCharType="end"/>
        </w:r>
      </w:hyperlink>
    </w:p>
    <w:p w14:paraId="0877D7E5" w14:textId="7B38AEBE" w:rsidR="00923DFD" w:rsidRDefault="00762B33">
      <w:pPr>
        <w:pStyle w:val="TableofFigures"/>
        <w:tabs>
          <w:tab w:val="right" w:leader="dot" w:pos="8494"/>
        </w:tabs>
        <w:rPr>
          <w:rFonts w:asciiTheme="minorHAnsi" w:eastAsiaTheme="minorEastAsia" w:hAnsiTheme="minorHAnsi" w:cstheme="minorBidi"/>
          <w:color w:val="auto"/>
          <w:sz w:val="22"/>
          <w:szCs w:val="22"/>
        </w:rPr>
      </w:pPr>
      <w:hyperlink w:anchor="_Toc43260382" w:history="1">
        <w:r w:rsidR="00C0281C">
          <w:rPr>
            <w:rStyle w:val="Hyperlink"/>
          </w:rPr>
          <w:t>Bảng 4.2</w:t>
        </w:r>
        <w:r w:rsidR="00C0281C">
          <w:tab/>
        </w:r>
        <w:r w:rsidR="00C0281C">
          <w:fldChar w:fldCharType="begin"/>
        </w:r>
        <w:r w:rsidR="00C0281C">
          <w:instrText xml:space="preserve"> PAGEREF _Toc43260382 \h </w:instrText>
        </w:r>
        <w:r w:rsidR="00C0281C">
          <w:fldChar w:fldCharType="separate"/>
        </w:r>
        <w:r w:rsidR="002741CC">
          <w:rPr>
            <w:noProof/>
          </w:rPr>
          <w:t>32</w:t>
        </w:r>
        <w:r w:rsidR="00C0281C">
          <w:fldChar w:fldCharType="end"/>
        </w:r>
      </w:hyperlink>
    </w:p>
    <w:p w14:paraId="78A224D6" w14:textId="09FC4271" w:rsidR="00923DFD" w:rsidRDefault="00762B33">
      <w:pPr>
        <w:pStyle w:val="TableofFigures"/>
        <w:tabs>
          <w:tab w:val="right" w:leader="dot" w:pos="8494"/>
        </w:tabs>
        <w:rPr>
          <w:rFonts w:asciiTheme="minorHAnsi" w:eastAsiaTheme="minorEastAsia" w:hAnsiTheme="minorHAnsi" w:cstheme="minorBidi"/>
          <w:color w:val="auto"/>
          <w:sz w:val="22"/>
          <w:szCs w:val="22"/>
        </w:rPr>
      </w:pPr>
      <w:hyperlink w:anchor="_Toc43260383" w:history="1">
        <w:r w:rsidR="00C0281C">
          <w:rPr>
            <w:rStyle w:val="Hyperlink"/>
          </w:rPr>
          <w:t>Bảng 4.3</w:t>
        </w:r>
        <w:r w:rsidR="00C0281C">
          <w:tab/>
        </w:r>
        <w:r w:rsidR="00C0281C">
          <w:fldChar w:fldCharType="begin"/>
        </w:r>
        <w:r w:rsidR="00C0281C">
          <w:instrText xml:space="preserve"> PAGEREF _Toc43260383 \h </w:instrText>
        </w:r>
        <w:r w:rsidR="00C0281C">
          <w:fldChar w:fldCharType="separate"/>
        </w:r>
        <w:r w:rsidR="002741CC">
          <w:rPr>
            <w:noProof/>
          </w:rPr>
          <w:t>33</w:t>
        </w:r>
        <w:r w:rsidR="00C0281C">
          <w:fldChar w:fldCharType="end"/>
        </w:r>
      </w:hyperlink>
    </w:p>
    <w:p w14:paraId="7F6C0BDE" w14:textId="77777777" w:rsidR="00923DFD" w:rsidRDefault="00C0281C">
      <w:pPr>
        <w:spacing w:after="160" w:line="259" w:lineRule="auto"/>
        <w:jc w:val="left"/>
      </w:pPr>
      <w:r>
        <w:fldChar w:fldCharType="end"/>
      </w:r>
    </w:p>
    <w:p w14:paraId="6F1033AA" w14:textId="77777777" w:rsidR="00923DFD" w:rsidRDefault="00923DFD">
      <w:pPr>
        <w:spacing w:after="160" w:line="259" w:lineRule="auto"/>
        <w:jc w:val="left"/>
      </w:pPr>
    </w:p>
    <w:p w14:paraId="66503C03" w14:textId="77777777" w:rsidR="00923DFD" w:rsidRDefault="00923DFD">
      <w:pPr>
        <w:spacing w:after="160" w:line="259" w:lineRule="auto"/>
        <w:jc w:val="left"/>
        <w:sectPr w:rsidR="00923DFD">
          <w:footerReference w:type="default" r:id="rId26"/>
          <w:pgSz w:w="11907" w:h="16840"/>
          <w:pgMar w:top="1134" w:right="1418" w:bottom="1134" w:left="1985" w:header="720" w:footer="386" w:gutter="0"/>
          <w:pgNumType w:start="1"/>
          <w:cols w:space="720"/>
          <w:docGrid w:linePitch="360"/>
        </w:sectPr>
      </w:pPr>
    </w:p>
    <w:p w14:paraId="2F1B3F38" w14:textId="77777777" w:rsidR="00923DFD" w:rsidRDefault="00C0281C">
      <w:pPr>
        <w:pStyle w:val="Heading1"/>
      </w:pPr>
      <w:bookmarkStart w:id="361" w:name="_Toc43559744"/>
      <w:r>
        <w:lastRenderedPageBreak/>
        <w:t>T</w:t>
      </w:r>
      <w:r>
        <w:rPr>
          <w:lang w:val="en"/>
        </w:rPr>
        <w:t>ỔNG QUAN VỀ TỔNG HỢP TIẾNG NÓI VÀ VẤN ĐỀ ĐẶT RA CHO ĐỒ ÁN</w:t>
      </w:r>
      <w:bookmarkEnd w:id="361"/>
    </w:p>
    <w:p w14:paraId="4355120C" w14:textId="77777777" w:rsidR="00923DFD" w:rsidRDefault="00C0281C">
      <w:pPr>
        <w:pStyle w:val="Heading2"/>
      </w:pPr>
      <w:bookmarkStart w:id="362" w:name="_Toc43559745"/>
      <w:r>
        <w:t>Giới thiệu về tổng hợp tiếng nói</w:t>
      </w:r>
      <w:bookmarkEnd w:id="362"/>
    </w:p>
    <w:p w14:paraId="31A233DF" w14:textId="77777777" w:rsidR="00923DFD" w:rsidRDefault="00C0281C">
      <w:pPr>
        <w:pStyle w:val="Heading3"/>
      </w:pPr>
      <w:bookmarkStart w:id="363" w:name="_Toc43559746"/>
      <w:r>
        <w:rPr>
          <w:lang w:val="en"/>
        </w:rPr>
        <w:t xml:space="preserve">Định nghĩa và quá trình </w:t>
      </w:r>
      <w:r>
        <w:t>phát triển tổng hợp tiếng nói</w:t>
      </w:r>
      <w:commentRangeStart w:id="364"/>
      <w:commentRangeEnd w:id="364"/>
      <w:r>
        <w:commentReference w:id="364"/>
      </w:r>
      <w:bookmarkEnd w:id="363"/>
    </w:p>
    <w:p w14:paraId="43A45E88" w14:textId="77777777" w:rsidR="00923DFD" w:rsidRDefault="00C0281C">
      <w:r>
        <w:t>Tổng hợp tiếng nói là quá trình tạo ra tiếng nói của con người từ văn bản hoặc các mã hóa việc phát âm. Ở thời điểm hiện tại, khi nhắc đến hệ thống tổng hợp tiếng nói</w:t>
      </w:r>
      <w:r>
        <w:rPr>
          <w:lang w:val="en"/>
        </w:rPr>
        <w:t>,</w:t>
      </w:r>
      <w:r>
        <w:t xml:space="preserve"> đa số ám chỉ hệ thống chuyển đổi văn bản thành giọng nói (text-to-speech). </w:t>
      </w:r>
    </w:p>
    <w:p w14:paraId="13CB666B" w14:textId="41302D40" w:rsidR="00923DFD" w:rsidRDefault="00C0281C">
      <w:r>
        <w:t>Từ lâu trước khi các kỹ thuật xử lý tín hiệu điện tử được phát minh, các nhà nghiên cứu giọng nói đã cố gắn</w:t>
      </w:r>
      <w:r>
        <w:rPr>
          <w:lang w:val="en"/>
        </w:rPr>
        <w:t>g</w:t>
      </w:r>
      <w:r>
        <w:t xml:space="preserve"> xây dựng các máy móc bắt chước giọng nói của người. Các hệ thống đầu tiên ra đời vào cuối thế kỷ XVIII đầu thế kỷ XIX là các máy cơ học mô phỏng thanh quản con người. Năm 1779, nhà khoa học người Đan Mạch Christian Kratzenstein, lúc đó làm việc tại Viện Hàn lâm Khoa học Nga, xây dựng một mô hình có thể bắt chước giọng nói người với năm nguyên âm ([a], [e], [I], [o] và [u])</w:t>
      </w:r>
      <w:r w:rsidR="007F044E">
        <w:t xml:space="preserve"> </w:t>
      </w:r>
      <w:sdt>
        <w:sdtPr>
          <w:id w:val="1068844618"/>
          <w:citation/>
        </w:sdtPr>
        <w:sdtContent>
          <w:r w:rsidR="00762B33">
            <w:fldChar w:fldCharType="begin"/>
          </w:r>
          <w:r w:rsidR="00762B33">
            <w:instrText xml:space="preserve"> CITATION JJO11 \l 1033 </w:instrText>
          </w:r>
          <w:r w:rsidR="00762B33">
            <w:fldChar w:fldCharType="separate"/>
          </w:r>
          <w:r w:rsidR="00343FA5" w:rsidRPr="00343FA5">
            <w:rPr>
              <w:noProof/>
            </w:rPr>
            <w:t>[1]</w:t>
          </w:r>
          <w:r w:rsidR="00762B33">
            <w:fldChar w:fldCharType="end"/>
          </w:r>
        </w:sdtContent>
      </w:sdt>
      <w:r>
        <w:t>. Máy này sau đó được cải tiến thành 'Máy Phát âm Cơ khí-Âm học' của Wolfgang von Kempelen ở Viên, Áo, theo mô tả máy tạo ra mô hình lưỡi và môi cho phép tạo ra phụ âm thêm vào cho nguyên âm</w:t>
      </w:r>
      <w:r w:rsidR="00221E39">
        <w:t xml:space="preserve"> </w:t>
      </w:r>
      <w:sdt>
        <w:sdtPr>
          <w:id w:val="1019361238"/>
          <w:citation/>
        </w:sdtPr>
        <w:sdtContent>
          <w:r w:rsidR="00221E39">
            <w:fldChar w:fldCharType="begin"/>
          </w:r>
          <w:r w:rsidR="00221E39">
            <w:instrText xml:space="preserve">CITATION Wol \l 1033 </w:instrText>
          </w:r>
          <w:r w:rsidR="00221E39">
            <w:fldChar w:fldCharType="separate"/>
          </w:r>
          <w:r w:rsidR="00343FA5" w:rsidRPr="00343FA5">
            <w:rPr>
              <w:noProof/>
            </w:rPr>
            <w:t>[2]</w:t>
          </w:r>
          <w:r w:rsidR="00221E39">
            <w:fldChar w:fldCharType="end"/>
          </w:r>
        </w:sdtContent>
      </w:sdt>
      <w:r>
        <w:t xml:space="preserve">. </w:t>
      </w:r>
    </w:p>
    <w:p w14:paraId="15BA180E" w14:textId="6CF4F808" w:rsidR="00385875" w:rsidRDefault="00C0281C">
      <w:r>
        <w:t>Vào đầu thế kỷ XX, sự ra đời của các hệ thống điện đã mang lại một sự thay đổi lớn trong các thiết bị tổng hợp tiếng nói</w:t>
      </w:r>
      <w:r w:rsidR="00B152C7">
        <w:t>.</w:t>
      </w:r>
      <w:r>
        <w:t xml:space="preserve"> </w:t>
      </w:r>
      <w:r w:rsidR="00B152C7">
        <w:t>Năm</w:t>
      </w:r>
      <w:r w:rsidR="00B152C7" w:rsidRPr="00B152C7">
        <w:t xml:space="preserve"> 1930, Phòng thí nghiệm Bell tạo ra máy VOCODER, một máy phân tích và tổng hợp giọng nói điều khiển bằng bàn phím, được mô tả là phát âm rõ ràng</w:t>
      </w:r>
      <w:r w:rsidR="00B152C7">
        <w:t>,</w:t>
      </w:r>
      <w:r w:rsidR="00B152C7" w:rsidRPr="00B152C7">
        <w:t xml:space="preserve"> Homer Dudley cải tiến cỗ máy này thành VODER, và trưng bày nó tại New York World's Fair</w:t>
      </w:r>
      <w:r w:rsidR="00B152C7" w:rsidRPr="00B152C7">
        <w:t xml:space="preserve"> </w:t>
      </w:r>
      <w:r w:rsidR="00B152C7" w:rsidRPr="00B152C7">
        <w:t>1939</w:t>
      </w:r>
      <w:r w:rsidR="00B152C7">
        <w:t xml:space="preserve"> </w:t>
      </w:r>
      <w:sdt>
        <w:sdtPr>
          <w:id w:val="-1028725681"/>
          <w:citation/>
        </w:sdtPr>
        <w:sdtContent>
          <w:r w:rsidR="00B152C7">
            <w:fldChar w:fldCharType="begin"/>
          </w:r>
          <w:r w:rsidR="00B152C7">
            <w:instrText xml:space="preserve"> CITATION Law \l 1033 </w:instrText>
          </w:r>
          <w:r w:rsidR="00B152C7">
            <w:fldChar w:fldCharType="separate"/>
          </w:r>
          <w:r w:rsidR="00343FA5" w:rsidRPr="00343FA5">
            <w:rPr>
              <w:noProof/>
            </w:rPr>
            <w:t>[3]</w:t>
          </w:r>
          <w:r w:rsidR="00B152C7">
            <w:fldChar w:fldCharType="end"/>
          </w:r>
        </w:sdtContent>
      </w:sdt>
      <w:r w:rsidR="00B152C7" w:rsidRPr="00B152C7">
        <w:t>.</w:t>
      </w:r>
      <w:r w:rsidR="00B152C7" w:rsidRPr="00B152C7">
        <w:t xml:space="preserve"> </w:t>
      </w:r>
      <w:r w:rsidR="009B1765">
        <w:t>T</w:t>
      </w:r>
      <w:r w:rsidR="009B1765">
        <w:t>ừ cuối những năm 1950</w:t>
      </w:r>
      <w:r w:rsidR="009B1765">
        <w:t>, c</w:t>
      </w:r>
      <w:r w:rsidR="00B152C7">
        <w:t>ác hệ thống tổng hợp tiếng nói dựa trên máy tính đầu tiên xuất hiện.</w:t>
      </w:r>
      <w:r w:rsidR="00250698">
        <w:t xml:space="preserve"> </w:t>
      </w:r>
      <w:r w:rsidR="00B152C7">
        <w:t xml:space="preserve"> </w:t>
      </w:r>
      <w:r w:rsidR="00385875" w:rsidRPr="00385875">
        <w:t>Noriko Umeda và cộng sự đã phát triển hệ thống chuyển văn bản thành tiếng Anh nói chung đầu tiên vào năm 1968, tại Phòng thí nghiệm kỹ thuật điện tại Nhật Bản</w:t>
      </w:r>
      <w:r w:rsidR="00385875">
        <w:t xml:space="preserve"> </w:t>
      </w:r>
      <w:sdt>
        <w:sdtPr>
          <w:id w:val="-1643728909"/>
          <w:citation/>
        </w:sdtPr>
        <w:sdtContent>
          <w:r w:rsidR="00385875">
            <w:fldChar w:fldCharType="begin"/>
          </w:r>
          <w:r w:rsidR="00385875">
            <w:instrText xml:space="preserve"> CITATION Den87 \l 1033 </w:instrText>
          </w:r>
          <w:r w:rsidR="00385875">
            <w:fldChar w:fldCharType="separate"/>
          </w:r>
          <w:r w:rsidR="00343FA5" w:rsidRPr="00343FA5">
            <w:rPr>
              <w:noProof/>
            </w:rPr>
            <w:t>[4]</w:t>
          </w:r>
          <w:r w:rsidR="00385875">
            <w:fldChar w:fldCharType="end"/>
          </w:r>
        </w:sdtContent>
      </w:sdt>
      <w:r w:rsidR="00385875">
        <w:t>.</w:t>
      </w:r>
    </w:p>
    <w:p w14:paraId="1B9DF7F9" w14:textId="0BC72362" w:rsidR="00923DFD" w:rsidRDefault="00C0281C">
      <w:r>
        <w:t>Từ đó đến nay, công nghệ tổng hợp tiếng nói đã có những bước tiến bộ vượt bậc</w:t>
      </w:r>
      <w:r w:rsidR="00385875">
        <w:t>,</w:t>
      </w:r>
      <w:r>
        <w:t xml:space="preserve"> </w:t>
      </w:r>
      <w:r w:rsidR="00385875">
        <w:t>c</w:t>
      </w:r>
      <w:r>
        <w:t>hất lượng giọng nói tổng hợp ngày càng có độ tự nh</w:t>
      </w:r>
      <w:r w:rsidR="00385875">
        <w:t>iên cao và khó phân biệt với giọng người thật.</w:t>
      </w:r>
      <w:r w:rsidR="009B1765">
        <w:t xml:space="preserve"> Mục tiêu phát triển của các hệ thống tổng hợp tiếng nói cũng mở rộng như việc thể hiện cảm xúc cho lời nói hay sự đa dạng giọng nói trong một hệ thống.</w:t>
      </w:r>
    </w:p>
    <w:p w14:paraId="163ED856" w14:textId="77777777" w:rsidR="00923DFD" w:rsidRDefault="00C0281C">
      <w:pPr>
        <w:pStyle w:val="Heading3"/>
      </w:pPr>
      <w:bookmarkStart w:id="365" w:name="_Toc43559747"/>
      <w:r>
        <w:t>Ứng dụng của tổng hợp tiếng nói</w:t>
      </w:r>
      <w:commentRangeStart w:id="366"/>
      <w:commentRangeEnd w:id="366"/>
      <w:r>
        <w:commentReference w:id="366"/>
      </w:r>
      <w:bookmarkEnd w:id="365"/>
    </w:p>
    <w:p w14:paraId="469E2276" w14:textId="03D0AC9D" w:rsidR="00923DFD" w:rsidRDefault="00C0281C">
      <w:pPr>
        <w:rPr>
          <w:lang w:val="en"/>
        </w:rPr>
      </w:pPr>
      <w:r>
        <w:t>Bên cạnh sự phát triển về mặt chất lượng</w:t>
      </w:r>
      <w:r>
        <w:rPr>
          <w:lang w:val="en"/>
        </w:rPr>
        <w:t xml:space="preserve"> </w:t>
      </w:r>
      <w:r w:rsidR="009B1765">
        <w:rPr>
          <w:lang w:val="en"/>
        </w:rPr>
        <w:t>giọng</w:t>
      </w:r>
      <w:r>
        <w:rPr>
          <w:lang w:val="en"/>
        </w:rPr>
        <w:t xml:space="preserve"> nói tổng hợp</w:t>
      </w:r>
      <w:r>
        <w:t xml:space="preserve">, các hệ thống tổng hợp tiếng nói cũng được áp dụng ngày càng rộng rãi trong nhiều lĩnh vực của cuộc sống. </w:t>
      </w:r>
      <w:r>
        <w:rPr>
          <w:lang w:val="en"/>
        </w:rPr>
        <w:t>Phổ biến nhất có thể kể tới các ứng dụng sách nói, báo nói</w:t>
      </w:r>
      <w:r w:rsidR="009B1765">
        <w:rPr>
          <w:lang w:val="en"/>
        </w:rPr>
        <w:t>.</w:t>
      </w:r>
      <w:r>
        <w:rPr>
          <w:lang w:val="en"/>
        </w:rPr>
        <w:t xml:space="preserve"> </w:t>
      </w:r>
      <w:r w:rsidR="009B1765">
        <w:rPr>
          <w:lang w:val="en"/>
        </w:rPr>
        <w:t>V</w:t>
      </w:r>
      <w:r>
        <w:rPr>
          <w:lang w:val="en"/>
        </w:rPr>
        <w:t>ới số lượng rất lớn sách mới xuất bản mỗi năm và tin tức cập nhập mỗi ngày, việc thu âm bằng giọng phát thanh viên trở thành tốn kém và bất khả thi. Hệ thống tổng hợp tiếng nói với độ tự nhiên và tốc độ xử lý nhanh chính là giải pháp cho vấn đề này.</w:t>
      </w:r>
    </w:p>
    <w:p w14:paraId="3B9CE302" w14:textId="2B75F30D" w:rsidR="00923DFD" w:rsidRDefault="00C0281C">
      <w:pPr>
        <w:rPr>
          <w:lang w:val="en"/>
        </w:rPr>
      </w:pPr>
      <w:r>
        <w:rPr>
          <w:lang w:val="en"/>
        </w:rPr>
        <w:t xml:space="preserve">Tiếp </w:t>
      </w:r>
      <w:r w:rsidR="00664BB0">
        <w:rPr>
          <w:lang w:val="en"/>
        </w:rPr>
        <w:t>theo</w:t>
      </w:r>
      <w:r>
        <w:rPr>
          <w:lang w:val="en"/>
        </w:rPr>
        <w:t xml:space="preserve"> có thể kể đến các ứng dụng trợ lý ảo như Siri của Apple</w:t>
      </w:r>
      <w:r w:rsidR="009B1765">
        <w:rPr>
          <w:rStyle w:val="FootnoteReference"/>
          <w:lang w:val="en"/>
        </w:rPr>
        <w:footnoteReference w:id="1"/>
      </w:r>
      <w:r>
        <w:rPr>
          <w:lang w:val="en"/>
        </w:rPr>
        <w:t>, Google Assistant của Google</w:t>
      </w:r>
      <w:r w:rsidR="009B1765">
        <w:rPr>
          <w:rStyle w:val="FootnoteReference"/>
          <w:lang w:val="en"/>
        </w:rPr>
        <w:footnoteReference w:id="2"/>
      </w:r>
      <w:r>
        <w:rPr>
          <w:lang w:val="en"/>
        </w:rPr>
        <w:t>, Co</w:t>
      </w:r>
      <w:r w:rsidR="009B1765">
        <w:rPr>
          <w:lang w:val="en"/>
        </w:rPr>
        <w:t>r</w:t>
      </w:r>
      <w:r>
        <w:rPr>
          <w:lang w:val="en"/>
        </w:rPr>
        <w:t>tana của Mircrosoft</w:t>
      </w:r>
      <w:r w:rsidR="009B1765">
        <w:rPr>
          <w:rStyle w:val="FootnoteReference"/>
          <w:lang w:val="en"/>
        </w:rPr>
        <w:footnoteReference w:id="3"/>
      </w:r>
      <w:r>
        <w:rPr>
          <w:lang w:val="en"/>
        </w:rPr>
        <w:t xml:space="preserve">, ... đều áp dụng công nghệ tổng </w:t>
      </w:r>
      <w:r>
        <w:rPr>
          <w:lang w:val="en"/>
        </w:rPr>
        <w:lastRenderedPageBreak/>
        <w:t xml:space="preserve">hợp tiếng nói để nâng cao trải nghiệm tương tác giữa người sử dụng và máy. Hay như các tổng đài trả lời tự động áp dụng các công nghệ nhận dạng tiếng nói, xử lý ngôn ngữ tự nhiên và tổng hợp tiếng nói để </w:t>
      </w:r>
      <w:r w:rsidR="001F4B3A">
        <w:rPr>
          <w:lang w:val="en"/>
        </w:rPr>
        <w:t>phục vụ nhiều cuộc gọi cùng một lúc mà không bị giới hạn bởi số lượng tư vấn viên.</w:t>
      </w:r>
    </w:p>
    <w:p w14:paraId="0CBD8AE9" w14:textId="10019925" w:rsidR="00923DFD" w:rsidRPr="001F4B3A" w:rsidRDefault="00664BB0">
      <w:r>
        <w:rPr>
          <w:lang w:val="en"/>
        </w:rPr>
        <w:t>C</w:t>
      </w:r>
      <w:r w:rsidR="00C0281C">
        <w:rPr>
          <w:lang w:val="en"/>
        </w:rPr>
        <w:t xml:space="preserve">ó thể thấy rằng việc phát triển công nghệ tổng hợp tiếng nói là </w:t>
      </w:r>
      <w:r w:rsidR="00CD3EBE">
        <w:rPr>
          <w:lang w:val="en"/>
        </w:rPr>
        <w:t>cần thiết vì tính ứng dụng và giá trị mà công nghệ này mang lại</w:t>
      </w:r>
      <w:r w:rsidR="001F4B3A">
        <w:rPr>
          <w:lang w:val="en"/>
        </w:rPr>
        <w:t>.</w:t>
      </w:r>
    </w:p>
    <w:p w14:paraId="75BB51F2" w14:textId="77777777" w:rsidR="00923DFD" w:rsidRDefault="00C0281C">
      <w:pPr>
        <w:pStyle w:val="Heading3"/>
      </w:pPr>
      <w:bookmarkStart w:id="367" w:name="_Toc43559748"/>
      <w:commentRangeStart w:id="368"/>
      <w:commentRangeEnd w:id="368"/>
      <w:r>
        <w:commentReference w:id="368"/>
      </w:r>
      <w:r>
        <w:t>Thành phần của tổng hợp tiếng nói</w:t>
      </w:r>
      <w:bookmarkEnd w:id="367"/>
    </w:p>
    <w:p w14:paraId="71B5CE45" w14:textId="0DCD9111" w:rsidR="00923DFD" w:rsidRDefault="00C0281C">
      <w:pPr>
        <w:rPr>
          <w:lang w:val="en"/>
        </w:rPr>
      </w:pPr>
      <w:r>
        <w:rPr>
          <w:noProof/>
        </w:rPr>
        <mc:AlternateContent>
          <mc:Choice Requires="wpg">
            <w:drawing>
              <wp:anchor distT="0" distB="0" distL="114300" distR="114300" simplePos="0" relativeHeight="251677696" behindDoc="0" locked="0" layoutInCell="1" allowOverlap="1" wp14:anchorId="643EAF87" wp14:editId="505DC40E">
                <wp:simplePos x="0" y="0"/>
                <wp:positionH relativeFrom="column">
                  <wp:posOffset>685165</wp:posOffset>
                </wp:positionH>
                <wp:positionV relativeFrom="paragraph">
                  <wp:posOffset>1357630</wp:posOffset>
                </wp:positionV>
                <wp:extent cx="4027805" cy="2522855"/>
                <wp:effectExtent l="19050" t="19050" r="10795" b="0"/>
                <wp:wrapTopAndBottom/>
                <wp:docPr id="38" name="Group 38"/>
                <wp:cNvGraphicFramePr/>
                <a:graphic xmlns:a="http://schemas.openxmlformats.org/drawingml/2006/main">
                  <a:graphicData uri="http://schemas.microsoft.com/office/word/2010/wordprocessingGroup">
                    <wpg:wgp>
                      <wpg:cNvGrpSpPr/>
                      <wpg:grpSpPr>
                        <a:xfrm>
                          <a:off x="0" y="0"/>
                          <a:ext cx="4027780" cy="2522855"/>
                          <a:chOff x="0" y="0"/>
                          <a:chExt cx="4027780" cy="2522855"/>
                        </a:xfrm>
                      </wpg:grpSpPr>
                      <pic:pic xmlns:pic="http://schemas.openxmlformats.org/drawingml/2006/picture">
                        <pic:nvPicPr>
                          <pic:cNvPr id="8" name="Picture 8"/>
                          <pic:cNvPicPr>
                            <a:picLocks noChangeAspect="1"/>
                          </pic:cNvPicPr>
                        </pic:nvPicPr>
                        <pic:blipFill>
                          <a:blip r:embed="rId30" cstate="print">
                            <a:grayscl/>
                            <a:extLst>
                              <a:ext uri="{28A0092B-C50C-407E-A947-70E740481C1C}">
                                <a14:useLocalDpi xmlns:a14="http://schemas.microsoft.com/office/drawing/2010/main" val="0"/>
                              </a:ext>
                            </a:extLst>
                          </a:blip>
                          <a:stretch>
                            <a:fillRect/>
                          </a:stretch>
                        </pic:blipFill>
                        <pic:spPr>
                          <a:xfrm>
                            <a:off x="4420" y="0"/>
                            <a:ext cx="4023360" cy="2124710"/>
                          </a:xfrm>
                          <a:prstGeom prst="rect">
                            <a:avLst/>
                          </a:prstGeom>
                          <a:ln>
                            <a:solidFill>
                              <a:schemeClr val="bg2">
                                <a:lumMod val="50000"/>
                              </a:schemeClr>
                            </a:solidFill>
                          </a:ln>
                        </pic:spPr>
                      </pic:pic>
                      <wps:wsp>
                        <wps:cNvPr id="12" name="Text Box 12"/>
                        <wps:cNvSpPr txBox="1"/>
                        <wps:spPr>
                          <a:xfrm>
                            <a:off x="0" y="2182495"/>
                            <a:ext cx="4022725" cy="340360"/>
                          </a:xfrm>
                          <a:prstGeom prst="rect">
                            <a:avLst/>
                          </a:prstGeom>
                          <a:solidFill>
                            <a:prstClr val="white"/>
                          </a:solidFill>
                          <a:ln>
                            <a:noFill/>
                          </a:ln>
                        </wps:spPr>
                        <wps:txbx>
                          <w:txbxContent>
                            <w:p w14:paraId="6BB0B764" w14:textId="680B7835" w:rsidR="00762B33" w:rsidRDefault="00762B33">
                              <w:pPr>
                                <w:pStyle w:val="Caption"/>
                                <w:rPr>
                                  <w:color w:val="000000"/>
                                  <w:sz w:val="26"/>
                                  <w:szCs w:val="26"/>
                                  <w14:textFill>
                                    <w14:solidFill>
                                      <w14:srgbClr w14:val="000000">
                                        <w14:lumMod w14:val="75000"/>
                                        <w14:lumOff w14:val="25000"/>
                                      </w14:srgbClr>
                                    </w14:solidFill>
                                  </w14:textFill>
                                </w:rPr>
                              </w:pPr>
                              <w:bookmarkStart w:id="369" w:name="_Ref43040018"/>
                              <w:bookmarkStart w:id="370" w:name="_Toc43426225"/>
                              <w:r>
                                <w:t xml:space="preserve">Hình </w:t>
                              </w:r>
                              <w:fldSimple w:instr=" STYLEREF 1 \s ">
                                <w:r w:rsidR="001B37D8">
                                  <w:rPr>
                                    <w:noProof/>
                                  </w:rPr>
                                  <w:t>1</w:t>
                                </w:r>
                              </w:fldSimple>
                              <w:r w:rsidR="001B37D8">
                                <w:t>.</w:t>
                              </w:r>
                              <w:fldSimple w:instr=" SEQ Hình \* ARABIC \s 1 ">
                                <w:r w:rsidR="001B37D8">
                                  <w:rPr>
                                    <w:noProof/>
                                  </w:rPr>
                                  <w:t>1</w:t>
                                </w:r>
                              </w:fldSimple>
                              <w:bookmarkEnd w:id="369"/>
                              <w:r>
                                <w:t xml:space="preserve"> Sơ đồ tổng quát một hệ thống tổng hợp tiếng nói </w:t>
                              </w:r>
                              <w:bookmarkEnd w:id="370"/>
                              <w:sdt>
                                <w:sdtPr>
                                  <w:id w:val="-207258909"/>
                                  <w:citation/>
                                </w:sdtPr>
                                <w:sdtContent>
                                  <w:r w:rsidR="001F4B3A">
                                    <w:fldChar w:fldCharType="begin"/>
                                  </w:r>
                                  <w:r w:rsidR="001F4B3A">
                                    <w:instrText xml:space="preserve"> CITATION NTT14 \l 1033 </w:instrText>
                                  </w:r>
                                  <w:r w:rsidR="001F4B3A">
                                    <w:fldChar w:fldCharType="separate"/>
                                  </w:r>
                                  <w:r w:rsidR="00343FA5" w:rsidRPr="00343FA5">
                                    <w:rPr>
                                      <w:noProof/>
                                    </w:rPr>
                                    <w:t>[10]</w:t>
                                  </w:r>
                                  <w:r w:rsidR="001F4B3A">
                                    <w:fldChar w:fldCharType="end"/>
                                  </w:r>
                                </w:sdtContent>
                              </w:sdt>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43EAF87" id="Group 38" o:spid="_x0000_s1030" style="position:absolute;left:0;text-align:left;margin-left:53.95pt;margin-top:106.9pt;width:317.15pt;height:198.65pt;z-index:251677696" coordsize="40277,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1" type="#_x0000_t75" style="position:absolute;left:44;width:40233;height:2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" stroked="t" strokecolor="#747070 [1614]">
                  <v:imagedata r:id="rId31" o:title="" grayscale="t"/>
                  <v:path arrowok="t"/>
                </v:shape>
                <v:shape id="Text Box 12" o:spid="_x0000_s1032" type="#_x0000_t202" style="position:absolute;top:21824;width:40227;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6BB0B764" w14:textId="680B7835" w:rsidR="00762B33" w:rsidRDefault="00762B33">
                        <w:pPr>
                          <w:pStyle w:val="Caption"/>
                          <w:rPr>
                            <w:color w:val="000000"/>
                            <w:sz w:val="26"/>
                            <w:szCs w:val="26"/>
                            <w14:textFill>
                              <w14:solidFill>
                                <w14:srgbClr w14:val="000000">
                                  <w14:lumMod w14:val="75000"/>
                                  <w14:lumOff w14:val="25000"/>
                                </w14:srgbClr>
                              </w14:solidFill>
                            </w14:textFill>
                          </w:rPr>
                        </w:pPr>
                        <w:bookmarkStart w:id="371" w:name="_Ref43040018"/>
                        <w:bookmarkStart w:id="372" w:name="_Toc43426225"/>
                        <w:r>
                          <w:t xml:space="preserve">Hình </w:t>
                        </w:r>
                        <w:fldSimple w:instr=" STYLEREF 1 \s ">
                          <w:r w:rsidR="001B37D8">
                            <w:rPr>
                              <w:noProof/>
                            </w:rPr>
                            <w:t>1</w:t>
                          </w:r>
                        </w:fldSimple>
                        <w:r w:rsidR="001B37D8">
                          <w:t>.</w:t>
                        </w:r>
                        <w:fldSimple w:instr=" SEQ Hình \* ARABIC \s 1 ">
                          <w:r w:rsidR="001B37D8">
                            <w:rPr>
                              <w:noProof/>
                            </w:rPr>
                            <w:t>1</w:t>
                          </w:r>
                        </w:fldSimple>
                        <w:bookmarkEnd w:id="371"/>
                        <w:r>
                          <w:t xml:space="preserve"> Sơ đồ tổng quát một hệ thống tổng hợp tiếng nói </w:t>
                        </w:r>
                        <w:bookmarkEnd w:id="372"/>
                        <w:sdt>
                          <w:sdtPr>
                            <w:id w:val="-207258909"/>
                            <w:citation/>
                          </w:sdtPr>
                          <w:sdtContent>
                            <w:r w:rsidR="001F4B3A">
                              <w:fldChar w:fldCharType="begin"/>
                            </w:r>
                            <w:r w:rsidR="001F4B3A">
                              <w:instrText xml:space="preserve"> CITATION NTT14 \l 1033 </w:instrText>
                            </w:r>
                            <w:r w:rsidR="001F4B3A">
                              <w:fldChar w:fldCharType="separate"/>
                            </w:r>
                            <w:r w:rsidR="00343FA5" w:rsidRPr="00343FA5">
                              <w:rPr>
                                <w:noProof/>
                              </w:rPr>
                              <w:t>[10]</w:t>
                            </w:r>
                            <w:r w:rsidR="001F4B3A">
                              <w:fldChar w:fldCharType="end"/>
                            </w:r>
                          </w:sdtContent>
                        </w:sdt>
                      </w:p>
                    </w:txbxContent>
                  </v:textbox>
                </v:shape>
                <w10:wrap type="topAndBottom"/>
              </v:group>
            </w:pict>
          </mc:Fallback>
        </mc:AlternateContent>
      </w:r>
      <w:r>
        <w:t>Hiện nay, đa số các hệ thống tổng hợp tiếng nói đều bao gồm hai thành phần chính: phần xử lý ngôn ngữ tự nhiên và phần xử lý tổng hợp tiếng nói</w:t>
      </w:r>
      <w:r w:rsidR="00762B33">
        <w:t xml:space="preserve"> </w:t>
      </w:r>
      <w:sdt>
        <w:sdtPr>
          <w:id w:val="228592463"/>
          <w:citation/>
        </w:sdtPr>
        <w:sdtContent>
          <w:r w:rsidR="001F4B3A">
            <w:fldChar w:fldCharType="begin"/>
          </w:r>
          <w:r w:rsidR="001F4B3A">
            <w:instrText xml:space="preserve"> CITATION PTS14 \l 1033 </w:instrText>
          </w:r>
          <w:r w:rsidR="001F4B3A">
            <w:fldChar w:fldCharType="separate"/>
          </w:r>
          <w:r w:rsidR="00343FA5" w:rsidRPr="00343FA5">
            <w:rPr>
              <w:noProof/>
            </w:rPr>
            <w:t>[5]</w:t>
          </w:r>
          <w:r w:rsidR="001F4B3A">
            <w:fldChar w:fldCharType="end"/>
          </w:r>
        </w:sdtContent>
      </w:sdt>
      <w:r>
        <w:t>. Phần xử lý ngôn ngữ tự nhiên</w:t>
      </w:r>
      <w:r>
        <w:rPr>
          <w:lang w:val="en"/>
        </w:rPr>
        <w:t xml:space="preserve"> có nhiệm vụ</w:t>
      </w:r>
      <w:r>
        <w:t xml:space="preserve"> chuẩn hóa, xứ lý các văn bản đầu vào thành các thành phần có thể phát âm được. Phần xử lý tổng hợp tiếng nói</w:t>
      </w:r>
      <w:r>
        <w:rPr>
          <w:lang w:val="en"/>
        </w:rPr>
        <w:t xml:space="preserve"> có nhiệm vụ</w:t>
      </w:r>
      <w:r>
        <w:t xml:space="preserve"> </w:t>
      </w:r>
      <w:r>
        <w:rPr>
          <w:lang w:val="en"/>
        </w:rPr>
        <w:t>t</w:t>
      </w:r>
      <w:r>
        <w:t xml:space="preserve">ạo ra tín hiệu tiếng nói từ các thành </w:t>
      </w:r>
      <w:r>
        <w:rPr>
          <w:lang w:val="en"/>
        </w:rPr>
        <w:t xml:space="preserve">phần </w:t>
      </w:r>
      <w:r>
        <w:t>phát âm được nêu trên</w:t>
      </w:r>
      <w:r w:rsidR="00762B33">
        <w:t xml:space="preserve"> </w:t>
      </w:r>
      <w:sdt>
        <w:sdtPr>
          <w:id w:val="2053028952"/>
          <w:citation/>
        </w:sdtPr>
        <w:sdtContent>
          <w:r w:rsidR="001F4B3A">
            <w:fldChar w:fldCharType="begin"/>
          </w:r>
          <w:r w:rsidR="001F4B3A">
            <w:instrText xml:space="preserve"> CITATION KTo13 \l 1033 </w:instrText>
          </w:r>
          <w:r w:rsidR="001F4B3A">
            <w:fldChar w:fldCharType="separate"/>
          </w:r>
          <w:r w:rsidR="00343FA5" w:rsidRPr="00343FA5">
            <w:rPr>
              <w:noProof/>
            </w:rPr>
            <w:t>[6]</w:t>
          </w:r>
          <w:r w:rsidR="001F4B3A">
            <w:fldChar w:fldCharType="end"/>
          </w:r>
        </w:sdtContent>
      </w:sdt>
      <w:r>
        <w:t xml:space="preserve">. </w:t>
      </w:r>
      <w:r>
        <w:fldChar w:fldCharType="begin"/>
      </w:r>
      <w:r>
        <w:instrText xml:space="preserve"> REF _Ref43040018 \h </w:instrText>
      </w:r>
      <w:r>
        <w:fldChar w:fldCharType="separate"/>
      </w:r>
      <w:r w:rsidR="002741CC">
        <w:t xml:space="preserve">Hình </w:t>
      </w:r>
      <w:r w:rsidR="002741CC">
        <w:rPr>
          <w:noProof/>
        </w:rPr>
        <w:t>1</w:t>
      </w:r>
      <w:r w:rsidR="002741CC">
        <w:t>.</w:t>
      </w:r>
      <w:r w:rsidR="002741CC">
        <w:rPr>
          <w:noProof/>
        </w:rPr>
        <w:t>1</w:t>
      </w:r>
      <w:r>
        <w:fldChar w:fldCharType="end"/>
      </w:r>
      <w:r>
        <w:rPr>
          <w:lang w:val="en"/>
        </w:rPr>
        <w:t xml:space="preserve"> mô tả một hệ thống tổng hợp tiếng nói gồm hai thành phần trên.</w:t>
      </w:r>
    </w:p>
    <w:p w14:paraId="75785C1B" w14:textId="77777777" w:rsidR="00923DFD" w:rsidRDefault="00C0281C">
      <w:pPr>
        <w:pStyle w:val="Heading4"/>
      </w:pPr>
      <w:r>
        <w:t>Xử lý ngôn ngữ tự nhiên trong tổng hợp tiếng nói</w:t>
      </w:r>
    </w:p>
    <w:p w14:paraId="25725D7D" w14:textId="073678BB" w:rsidR="00923DFD" w:rsidRDefault="00C0281C">
      <w:pPr>
        <w:rPr>
          <w:lang w:val="en"/>
        </w:rPr>
      </w:pPr>
      <w:r>
        <w:t>Trong hệ thống tổng hợp tiếng nói</w:t>
      </w:r>
      <w:r>
        <w:rPr>
          <w:lang w:val="en"/>
        </w:rPr>
        <w:t xml:space="preserve">, khối xử lý ngôn ngữ tự nhiên </w:t>
      </w:r>
      <w:r w:rsidR="001F4B3A">
        <w:rPr>
          <w:lang w:val="en"/>
        </w:rPr>
        <w:t xml:space="preserve">có nhiệm vụ </w:t>
      </w:r>
      <w:r>
        <w:rPr>
          <w:lang w:val="en"/>
        </w:rPr>
        <w:t xml:space="preserve">phát sinh các thông tin về ngữ âm và ngữ điệu cho việc đọc văn bản đầu vào. Thông tin ngữ âm cho biết những âm nào sẽ được phát ra, trong ngữ cảnh cụ thể nào, thông tin ngữ điệu mô tả điệu tính của các âm được phát </w:t>
      </w:r>
      <w:sdt>
        <w:sdtPr>
          <w:rPr>
            <w:lang w:val="en"/>
          </w:rPr>
          <w:id w:val="-1651515122"/>
          <w:citation/>
        </w:sdtPr>
        <w:sdtContent>
          <w:r w:rsidR="00D00948">
            <w:rPr>
              <w:lang w:val="en"/>
            </w:rPr>
            <w:fldChar w:fldCharType="begin"/>
          </w:r>
          <w:r w:rsidR="00D00948">
            <w:instrText xml:space="preserve"> CITATION PTS14 \l 1033 </w:instrText>
          </w:r>
          <w:r w:rsidR="00D00948">
            <w:rPr>
              <w:lang w:val="en"/>
            </w:rPr>
            <w:fldChar w:fldCharType="separate"/>
          </w:r>
          <w:r w:rsidR="00343FA5" w:rsidRPr="00343FA5">
            <w:rPr>
              <w:noProof/>
            </w:rPr>
            <w:t>[5]</w:t>
          </w:r>
          <w:r w:rsidR="00D00948">
            <w:rPr>
              <w:lang w:val="en"/>
            </w:rPr>
            <w:fldChar w:fldCharType="end"/>
          </w:r>
        </w:sdtContent>
      </w:sdt>
      <w:r w:rsidR="007F044E">
        <w:rPr>
          <w:lang w:val="en"/>
        </w:rPr>
        <w:t>.</w:t>
      </w:r>
      <w:r>
        <w:rPr>
          <w:lang w:val="en"/>
        </w:rPr>
        <w:t xml:space="preserve"> Quá trình xử lý ngôn ngữ tự nhiên thường bao gồm 3 bước:</w:t>
      </w:r>
    </w:p>
    <w:p w14:paraId="2F794A9F" w14:textId="77777777" w:rsidR="00923DFD" w:rsidRDefault="00C0281C">
      <w:pPr>
        <w:pStyle w:val="ListParagraph"/>
        <w:numPr>
          <w:ilvl w:val="0"/>
          <w:numId w:val="3"/>
        </w:numPr>
        <w:rPr>
          <w:lang w:val="en"/>
        </w:rPr>
      </w:pPr>
      <w:r>
        <w:rPr>
          <w:lang w:val="en"/>
        </w:rPr>
        <w:t>Xử lý và chuẩn hóa văn bản (Text Processing)</w:t>
      </w:r>
    </w:p>
    <w:p w14:paraId="5B3070CE" w14:textId="407602AD" w:rsidR="00923DFD" w:rsidRDefault="00C0281C">
      <w:pPr>
        <w:pStyle w:val="ListParagraph"/>
        <w:numPr>
          <w:ilvl w:val="0"/>
          <w:numId w:val="3"/>
        </w:numPr>
        <w:rPr>
          <w:lang w:val="en"/>
        </w:rPr>
      </w:pPr>
      <w:r>
        <w:rPr>
          <w:lang w:val="en"/>
        </w:rPr>
        <w:t>Chuyển đổi hình vị sang âm vị</w:t>
      </w:r>
      <w:r w:rsidR="00D00948">
        <w:rPr>
          <w:lang w:val="en"/>
        </w:rPr>
        <w:t xml:space="preserve"> (</w:t>
      </w:r>
      <w:r>
        <w:rPr>
          <w:lang w:val="en"/>
        </w:rPr>
        <w:t>Grapheme to phoneme</w:t>
      </w:r>
      <w:r w:rsidR="00D00948">
        <w:rPr>
          <w:lang w:val="en"/>
        </w:rPr>
        <w:t>)</w:t>
      </w:r>
      <w:r>
        <w:rPr>
          <w:lang w:val="en"/>
        </w:rPr>
        <w:t>.</w:t>
      </w:r>
    </w:p>
    <w:p w14:paraId="6C646DC5" w14:textId="77777777" w:rsidR="00923DFD" w:rsidRDefault="00C0281C">
      <w:pPr>
        <w:pStyle w:val="ListParagraph"/>
        <w:numPr>
          <w:ilvl w:val="0"/>
          <w:numId w:val="3"/>
        </w:numPr>
        <w:rPr>
          <w:lang w:val="en"/>
        </w:rPr>
      </w:pPr>
      <w:r>
        <w:rPr>
          <w:lang w:val="en"/>
        </w:rPr>
        <w:t>Phát sinh các thông tin ngôn điệu, ngữ âm cho văn bản (Prosody modeling).</w:t>
      </w:r>
    </w:p>
    <w:p w14:paraId="63D3FDB9" w14:textId="64E84E66" w:rsidR="00923DFD" w:rsidRDefault="00C0281C">
      <w:pPr>
        <w:pStyle w:val="ListParagraph"/>
        <w:ind w:left="0"/>
      </w:pPr>
      <w:r>
        <w:rPr>
          <w:lang w:val="en"/>
        </w:rPr>
        <w:t>Chuẩn hóa văn bản là quá trình chuyển đổi văn bản thô ban đầu thành một văn bản dạng chuẩn, có thể đọc được một cách dễ dàng, ví dụ như chuyển đổi các số, từ viết tắt, ký tự đặc biệt,... thành dạng viết đầy đủ và chính xác.</w:t>
      </w:r>
      <w:r w:rsidR="00EE5A15">
        <w:t xml:space="preserve"> </w:t>
      </w:r>
    </w:p>
    <w:p w14:paraId="28CC7C83" w14:textId="77777777" w:rsidR="00923DFD" w:rsidRDefault="00C0281C">
      <w:pPr>
        <w:pStyle w:val="ListParagraph"/>
        <w:ind w:left="0"/>
        <w:rPr>
          <w:lang w:val="en"/>
        </w:rPr>
      </w:pPr>
      <w:r>
        <w:rPr>
          <w:lang w:val="en"/>
        </w:rPr>
        <w:t xml:space="preserve">Phân tích cách phát âm là quá trình xác định cách phát âm chính xác cho từng từ trong văn bản, quá trình này còn được gọi là chuyển đổi văn bản sang chuỗi âm vị. Có hai cách cơ bản để xác định cách cho văn bản, cách thứ nhất và cũng là cách đơn giản hơn đó là dựa vào từ điển, sử dụng một từ điển có chứa tất cả các từ của </w:t>
      </w:r>
      <w:r>
        <w:rPr>
          <w:lang w:val="en"/>
        </w:rPr>
        <w:lastRenderedPageBreak/>
        <w:t>một ngôn ngữ và chưa cách phát âm đúng tương ứng cho mỗi từ. Việc xác định cách phát âm cho văn bản chỉ đơn giản là tra từ điển và thay thế đoạn văn bản bằng chuỗi âm vị đã lưu trong từ điển. Ưu điểm của cách này đó là tốc độ nhanh và tính chính xác, nhưng nhược điểm đó là yêu cầu lượng từ vựng lưu trữ lớn và không hoạt động trong trường hợp từ không có trong từ điểm. Cách thứ hai là dựa trên các quy tắc và sử dụng quy tắc để để tìm ra cách phát âm tương ứng. Cách này phù hợp với mọi văn bản nhưng độ phức tạp có thể tăng cao nếu ngôn ngữ có nhiều trường hợp bất quy tắc.</w:t>
      </w:r>
    </w:p>
    <w:p w14:paraId="47D167CF" w14:textId="77777777" w:rsidR="00923DFD" w:rsidRDefault="00C0281C">
      <w:pPr>
        <w:rPr>
          <w:lang w:val="en"/>
        </w:rPr>
      </w:pPr>
      <w:r>
        <w:rPr>
          <w:lang w:val="en"/>
        </w:rPr>
        <w:t>Phát sinh các thông tin ngôn điệu cho văn bản là việc xác định vị trí trọng âm của từ được phát âm, sự lên xuống giọng ở các vị trí khác nhau trong câu và xác định các biến thể khác nhau của âm phụ thuộc vào ngữ cảnh khi được phát âm trong một ngôn ngữ lưu liên tục, ngoài ra quá trình này còn phải xác định điểm dừng nghỉ, lấy hơi khi phát âm hoặc đọc một đoạn văn bản. Thông tin về thời gian thường được đo bằng mi li giây và được ước lượng dựa trên các quy tắc hoặc các thuật toán học máy. Cao độ (pitch) là một tương quan về mặt cảm nhận của tần số cơ bản F0, được biểu thị theo đơn vị Hz hoặc phân số của tông (tones) (nửa tông, một phần hai tông). Tần số cơ bản F0 là một đặc trưng quan trọng trong việc tạo ngôn điệu của tín hiệu tiếng nói, do đó việc tạo các đặc trưng cao độ là một vấn đề phức tạp và quan trọng trong tổng hợp tiếng nói.</w:t>
      </w:r>
    </w:p>
    <w:p w14:paraId="47884F35" w14:textId="77777777" w:rsidR="00923DFD" w:rsidRDefault="00C0281C">
      <w:pPr>
        <w:pStyle w:val="Heading4"/>
      </w:pPr>
      <w:r>
        <w:t>Xử lý tổng hợp tín hiệu tiếng nói</w:t>
      </w:r>
    </w:p>
    <w:p w14:paraId="53538A61" w14:textId="77777777" w:rsidR="00923DFD" w:rsidRDefault="00C0281C">
      <w:pPr>
        <w:rPr>
          <w:lang w:val="en"/>
        </w:rPr>
      </w:pPr>
      <w:r>
        <w:rPr>
          <w:lang w:val="en"/>
        </w:rPr>
        <w:t xml:space="preserve">Khối xử lý tổng hợp tính hiệu tiếng nói đảm nhiệm việc tạo ra tín hiệu tiếng nói từ các thông tin ngữ âm và ngữ điệu do khối phân tích xử lý ngôn ngữ tự nhiên cung cấp. </w:t>
      </w:r>
    </w:p>
    <w:p w14:paraId="46F09B2E" w14:textId="77777777" w:rsidR="00923DFD" w:rsidRDefault="00C0281C">
      <w:pPr>
        <w:rPr>
          <w:lang w:val="en"/>
        </w:rPr>
      </w:pPr>
      <w:r>
        <w:rPr>
          <w:lang w:val="en"/>
        </w:rPr>
        <w:t>Chất lượng tiếng nói tổng hợp được đánh giá thông qua hai khía cạnh: mức độ dễ hiểu nội dung và mức độ tự nhiên. Mức độ dễ hiểu đề cập đến nội dung của tiếng nói tổng hợp có thể hiểu được dễ dàng hay không. Mức độ tự nhiên của tiếng nói tổng hợp là sự so sánh độ giống nhau giữa giọng nói tổng hợp và giọng nói tự nhiên của con người.</w:t>
      </w:r>
    </w:p>
    <w:p w14:paraId="177E1BCA" w14:textId="72BBE176" w:rsidR="00923DFD" w:rsidRDefault="00C0281C">
      <w:pPr>
        <w:rPr>
          <w:lang w:val="en"/>
        </w:rPr>
      </w:pPr>
      <w:r>
        <w:rPr>
          <w:lang w:val="en"/>
        </w:rPr>
        <w:t>Một hệ thống tổng hợp tiếng nói lý tưởng cần phải vừa dễ hiểu vừa tự nhiên và mục tiêu xây dựng hệ thống tổng hợp tiếng nói là cải thiện đến mức tối đá hai tính chất này</w:t>
      </w:r>
      <w:sdt>
        <w:sdtPr>
          <w:rPr>
            <w:lang w:val="en"/>
          </w:rPr>
          <w:id w:val="1416747440"/>
          <w:citation/>
        </w:sdtPr>
        <w:sdtContent>
          <w:r w:rsidR="00EE5A15">
            <w:rPr>
              <w:lang w:val="en"/>
            </w:rPr>
            <w:fldChar w:fldCharType="begin"/>
          </w:r>
          <w:r w:rsidR="00EE5A15">
            <w:instrText xml:space="preserve"> CITATION PTa09 \l 1033 </w:instrText>
          </w:r>
          <w:r w:rsidR="00EE5A15">
            <w:rPr>
              <w:lang w:val="en"/>
            </w:rPr>
            <w:fldChar w:fldCharType="separate"/>
          </w:r>
          <w:r w:rsidR="00343FA5">
            <w:rPr>
              <w:noProof/>
            </w:rPr>
            <w:t xml:space="preserve"> </w:t>
          </w:r>
          <w:r w:rsidR="00343FA5" w:rsidRPr="00343FA5">
            <w:rPr>
              <w:noProof/>
            </w:rPr>
            <w:t>[7]</w:t>
          </w:r>
          <w:r w:rsidR="00EE5A15">
            <w:rPr>
              <w:lang w:val="en"/>
            </w:rPr>
            <w:fldChar w:fldCharType="end"/>
          </w:r>
        </w:sdtContent>
      </w:sdt>
      <w:r w:rsidR="009B3186">
        <w:rPr>
          <w:lang w:val="en"/>
        </w:rPr>
        <w:t>.</w:t>
      </w:r>
      <w:r>
        <w:rPr>
          <w:lang w:val="en"/>
        </w:rPr>
        <w:t xml:space="preserve"> </w:t>
      </w:r>
    </w:p>
    <w:p w14:paraId="5BFCD352" w14:textId="77777777" w:rsidR="00923DFD" w:rsidRDefault="00C0281C">
      <w:pPr>
        <w:pStyle w:val="Heading2"/>
      </w:pPr>
      <w:bookmarkStart w:id="373" w:name="_Toc43559749"/>
      <w:r>
        <w:t>Các phương pháp tổng hợp tiếng nói</w:t>
      </w:r>
      <w:bookmarkEnd w:id="373"/>
    </w:p>
    <w:p w14:paraId="0D43E0CF" w14:textId="77777777" w:rsidR="00923DFD" w:rsidRDefault="00C0281C">
      <w:pPr>
        <w:pStyle w:val="Heading3"/>
        <w:rPr>
          <w:lang w:val="en"/>
        </w:rPr>
      </w:pPr>
      <w:bookmarkStart w:id="374" w:name="_Toc43559750"/>
      <w:r>
        <w:t>Tổng hợp mô phỏng hệ thống phát âm</w:t>
      </w:r>
      <w:commentRangeStart w:id="375"/>
      <w:commentRangeEnd w:id="375"/>
      <w:r>
        <w:commentReference w:id="375"/>
      </w:r>
      <w:bookmarkEnd w:id="374"/>
      <w:r>
        <w:rPr>
          <w:lang w:val="en"/>
        </w:rPr>
        <w:t xml:space="preserve"> </w:t>
      </w:r>
    </w:p>
    <w:p w14:paraId="2130F1EC" w14:textId="40280F08" w:rsidR="00923DFD" w:rsidRDefault="00C0281C">
      <w:pPr>
        <w:rPr>
          <w:lang w:val="en"/>
        </w:rPr>
      </w:pPr>
      <w:bookmarkStart w:id="376" w:name="_Ref532716934"/>
      <w:r>
        <w:rPr>
          <w:lang w:val="en"/>
        </w:rPr>
        <w:t>Tổng hợp mô phỏng hệ thống phát âm là các kỹ thuật tổng hợp giọng nói dựa trên mô hình máy tính mô phỏng cơ quan phát âm của con người và các quá trình phát âm tại đó. Về mặt lý thuyết, đây được xem là phương pháp cơ bản nhất để tổng hợp tiếng nói, nhưng cũng vì thế mà phương pháp này khó thực hiện và tính toán nhất, do đó khó có thể tổng hợp được tiếng nói chất lượng cao</w:t>
      </w:r>
      <w:r w:rsidR="00EE5A15">
        <w:rPr>
          <w:lang w:val="en"/>
        </w:rPr>
        <w:t xml:space="preserve"> </w:t>
      </w:r>
      <w:sdt>
        <w:sdtPr>
          <w:rPr>
            <w:lang w:val="en"/>
          </w:rPr>
          <w:id w:val="1260562302"/>
          <w:citation/>
        </w:sdtPr>
        <w:sdtContent>
          <w:r w:rsidR="0045655E">
            <w:rPr>
              <w:lang w:val="en"/>
            </w:rPr>
            <w:fldChar w:fldCharType="begin"/>
          </w:r>
          <w:r w:rsidR="0045655E">
            <w:instrText xml:space="preserve"> CITATION JDa04 \l 1033 </w:instrText>
          </w:r>
          <w:r w:rsidR="0045655E">
            <w:rPr>
              <w:lang w:val="en"/>
            </w:rPr>
            <w:fldChar w:fldCharType="separate"/>
          </w:r>
          <w:r w:rsidR="00343FA5" w:rsidRPr="00343FA5">
            <w:rPr>
              <w:noProof/>
            </w:rPr>
            <w:t>[8]</w:t>
          </w:r>
          <w:r w:rsidR="0045655E">
            <w:rPr>
              <w:lang w:val="en"/>
            </w:rPr>
            <w:fldChar w:fldCharType="end"/>
          </w:r>
        </w:sdtContent>
      </w:sdt>
      <w:r w:rsidR="009B3186">
        <w:rPr>
          <w:lang w:val="en"/>
        </w:rPr>
        <w:t>.</w:t>
      </w:r>
      <w:r>
        <w:rPr>
          <w:lang w:val="en"/>
        </w:rPr>
        <w:t xml:space="preserve"> Tổng hợp mô phỏng phát âm đã từng chỉ là hệ thống dành cho nghiên cứu khoa học cho mãi đến những năm gần đây. Lý do là rất ít mô hình tạo ra âm thanh chất lượng đủ cao hoặc có thể chạy hiệu quả trên các ứng dụng thương mại. Một ngoại lệ là hệ thống dựa </w:t>
      </w:r>
      <w:r>
        <w:rPr>
          <w:lang w:val="en"/>
        </w:rPr>
        <w:lastRenderedPageBreak/>
        <w:t>trên NeXT; vốn được phát triển và thương mại hóa bởi Trillium Sound Research Inc, ở Calgary, Alberta, Canada.</w:t>
      </w:r>
    </w:p>
    <w:p w14:paraId="6DBDB4C3" w14:textId="77777777" w:rsidR="00923DFD" w:rsidRDefault="00C0281C">
      <w:pPr>
        <w:pStyle w:val="Heading3"/>
        <w:rPr>
          <w:lang w:val="en"/>
        </w:rPr>
      </w:pPr>
      <w:bookmarkStart w:id="377" w:name="_Toc43559751"/>
      <w:r>
        <w:t>T</w:t>
      </w:r>
      <w:bookmarkEnd w:id="376"/>
      <w:r>
        <w:t>ổng hợp tần số formant</w:t>
      </w:r>
      <w:commentRangeStart w:id="378"/>
      <w:commentRangeEnd w:id="378"/>
      <w:r>
        <w:commentReference w:id="378"/>
      </w:r>
      <w:bookmarkEnd w:id="377"/>
    </w:p>
    <w:p w14:paraId="40A34CE6" w14:textId="1D4B68D4" w:rsidR="00923DFD" w:rsidRDefault="00C0281C">
      <w:pPr>
        <w:rPr>
          <w:lang w:val="en"/>
        </w:rPr>
      </w:pPr>
      <w:r>
        <w:rPr>
          <w:lang w:val="en"/>
        </w:rPr>
        <w:t xml:space="preserve">Tổng hợp tần số formant, hay còn đưọc gọi là tổng hợp formant, là kỹ thuật tổng hợp tiếng nói âm học cơ bản nhất, sử dụng lý thuyết mô hình nguồn lọc để tạo tiếng nói. Mô hình này mô phỏng hiện tượng cộng hưởng của các cơ quan phát âm bằng một tập các bộ lọc. Các bộ lọc này còn được gọi là các bộ cộng hưởng formant, chúng có thể được kết hợp song song hoặc nối tiếp với nhau hoặc kết hợp cả hai. Phương pháp tổng hợp formant không phải sử dụng trực tiếp mẫu giọng thật nào khi thực hiện tổng hợp tiếng nói. Thay vào đó, tín hiệu âm thanh được tổng hợp dựa trên một mô hình tuyến âm (vocal tract). </w:t>
      </w:r>
      <w:r w:rsidR="0045655E" w:rsidRPr="0045655E">
        <w:rPr>
          <w:lang w:val="en"/>
        </w:rPr>
        <w:t>Các thông số như tần số cơ bản, giọng nói và mức độ tiếng ồn được thay đổi theo thời gian để tạo ra dạng sóng của lời nói nhân tạo</w:t>
      </w:r>
      <w:r w:rsidR="004428E4">
        <w:rPr>
          <w:lang w:val="en"/>
        </w:rPr>
        <w:t xml:space="preserve"> </w:t>
      </w:r>
      <w:sdt>
        <w:sdtPr>
          <w:rPr>
            <w:lang w:val="en"/>
          </w:rPr>
          <w:id w:val="-1612742650"/>
          <w:citation/>
        </w:sdtPr>
        <w:sdtContent>
          <w:r w:rsidR="004428E4">
            <w:rPr>
              <w:lang w:val="en"/>
            </w:rPr>
            <w:fldChar w:fldCharType="begin"/>
          </w:r>
          <w:r w:rsidR="004428E4">
            <w:instrText xml:space="preserve"> CITATION Dar93 \l 1033 </w:instrText>
          </w:r>
          <w:r w:rsidR="004428E4">
            <w:rPr>
              <w:lang w:val="en"/>
            </w:rPr>
            <w:fldChar w:fldCharType="separate"/>
          </w:r>
          <w:r w:rsidR="00343FA5" w:rsidRPr="00343FA5">
            <w:rPr>
              <w:noProof/>
            </w:rPr>
            <w:t>[9]</w:t>
          </w:r>
          <w:r w:rsidR="004428E4">
            <w:rPr>
              <w:lang w:val="en"/>
            </w:rPr>
            <w:fldChar w:fldCharType="end"/>
          </w:r>
        </w:sdtContent>
      </w:sdt>
      <w:r w:rsidR="0045655E" w:rsidRPr="0045655E">
        <w:rPr>
          <w:lang w:val="en"/>
        </w:rPr>
        <w:t>.</w:t>
      </w:r>
      <w:r w:rsidR="0045655E">
        <w:rPr>
          <w:lang w:val="en"/>
        </w:rPr>
        <w:t xml:space="preserve"> </w:t>
      </w:r>
      <w:r>
        <w:rPr>
          <w:lang w:val="en"/>
        </w:rPr>
        <w:t>Tuy nhiên, phương pháp phân tích tổng hợp vẫn cần mẫu giọng thật ở bước phân tích để có thể trích rút</w:t>
      </w:r>
      <w:r w:rsidR="00AC5336">
        <w:rPr>
          <w:lang w:val="en"/>
        </w:rPr>
        <w:t xml:space="preserve"> </w:t>
      </w:r>
      <w:r>
        <w:rPr>
          <w:lang w:val="en"/>
        </w:rPr>
        <w:t xml:space="preserve">được các đặc trưng formant, trường độ hay năng lượng tiếng nói. </w:t>
      </w:r>
    </w:p>
    <w:p w14:paraId="53C9F7A8" w14:textId="77777777" w:rsidR="00923DFD" w:rsidRDefault="00C0281C">
      <w:pPr>
        <w:rPr>
          <w:lang w:val="en"/>
        </w:rPr>
      </w:pPr>
      <w:r>
        <w:rPr>
          <w:lang w:val="en"/>
        </w:rPr>
        <w:t xml:space="preserve">Hệ thống tổng hợp tiếng nói dựa trên phương pháp tổng hợp tần số formant có những ưu điểm, nhược điểm có thể kể đến như: Nhược điểm của hệ thống này là tạo ra giọng nói không tự nhiên, nghe cảm giác rất phân biệt với giọng người thật và phụ thuộc nhiều vào chất lượng của quá trình phân tích tiếng nói của từng ngôn ngữ. Tuy nhiên độ tự nhiên cao không phải lúc nào cũng là mục đích của hệ thống và hệ thống này cũng có các ưu điểm riêng của nó, hệ thống này khá dễ nghe, không có tiếng cọ sát do ghép âm tạo ra, các hệ thống này cũng nhỏ gọn vì không chứa cơ sở dữ liệu mẫu âm thanh lớn. </w:t>
      </w:r>
    </w:p>
    <w:p w14:paraId="062EDBA6" w14:textId="77777777" w:rsidR="00923DFD" w:rsidRDefault="00C0281C">
      <w:pPr>
        <w:pStyle w:val="Heading3"/>
      </w:pPr>
      <w:bookmarkStart w:id="379" w:name="_Toc43559752"/>
      <w:r>
        <w:t>Tổng hợp ghép nối</w:t>
      </w:r>
      <w:bookmarkEnd w:id="379"/>
    </w:p>
    <w:p w14:paraId="4EAD2D32" w14:textId="77777777" w:rsidR="00923DFD" w:rsidRDefault="00C0281C">
      <w:r>
        <w:t>Tổng hợp ghép nối là phương pháp tổng hợp tiếng nói bằng cách ghép vào nhau các đoạn tín hiệu tiếng nói của một giọng nói đã được ghi âm. Các giọng nói sau khi được ghi âm sẽ được chia thành các câu, các câu sẽ chia thành các đơn vị âm. Các đơn vị âm phổ biến là âm vị, âm tiết, bán âm tiết, âm đôi, âm ba, từ, cụm từ. Trong quá trình chạy, hệ thống tổng hợp ghép nối sẽ sắp xếp và nối các đơn vị âm đã có để thu được đoạn tiếng nói yêu cầu. Do đặc tính tự nhiên của tiếng nói được lưu trữ trong các đơn vị âm, nên tổng hợp ghép nối là phương pháp có khả năng tổng hợp được giọng nói với độ dễ hiểu và</w:t>
      </w:r>
      <w:r>
        <w:rPr>
          <w:lang w:val="en"/>
        </w:rPr>
        <w:t xml:space="preserve"> </w:t>
      </w:r>
      <w:r>
        <w:t>độ tự nhiên cao.</w:t>
      </w:r>
      <w:r>
        <w:rPr>
          <w:lang w:val="en"/>
        </w:rPr>
        <w:t xml:space="preserve"> Tuy nhiên, sự gián đoạn tại các điểm ghép nối có thể khiến cho âm thanh biến dạng, mặc dù đã sử dụng biện pháp và thuật toán làm trơn tín hiệu tại chỗ ghép nối. Bên cạnh đó, tập hợp các đơn vị luôn bị hạn chết về số lượng cũng như nội dung, điều này dẫn đến tiếng nói tổng hợp nghe thô rát. Ngoài ra, để có thể lưu trữ được tất cả các đơn vị âm cần thiết cho một lượng đủ lớn các giọng người nói khác nhau, với nhiều ngữ cảnh và đặc trưng trạng thái, thì cần phải có một không gian rất lớn và tốc độ tính toán, truy vấn của hệ thống mạnh, do đó điều này là không kinh tế.</w:t>
      </w:r>
      <w:commentRangeStart w:id="380"/>
      <w:commentRangeEnd w:id="380"/>
      <w:r>
        <w:commentReference w:id="380"/>
      </w:r>
    </w:p>
    <w:p w14:paraId="29E602B5" w14:textId="77777777" w:rsidR="00923DFD" w:rsidRDefault="00C0281C">
      <w:pPr>
        <w:rPr>
          <w:lang w:val="en"/>
        </w:rPr>
      </w:pPr>
      <w:r>
        <w:rPr>
          <w:lang w:val="en"/>
        </w:rPr>
        <w:t>Có ba kiểu tổng hợp ghép nối:</w:t>
      </w:r>
    </w:p>
    <w:p w14:paraId="7802B5B0" w14:textId="77777777" w:rsidR="00923DFD" w:rsidRDefault="00C0281C">
      <w:pPr>
        <w:pStyle w:val="ListParagraph"/>
        <w:numPr>
          <w:ilvl w:val="0"/>
          <w:numId w:val="3"/>
        </w:numPr>
        <w:rPr>
          <w:lang w:val="en"/>
        </w:rPr>
      </w:pPr>
      <w:r>
        <w:rPr>
          <w:lang w:val="en"/>
        </w:rPr>
        <w:t>Tổng hợp chọn đơn vị (unit selection)</w:t>
      </w:r>
    </w:p>
    <w:p w14:paraId="1B011C46" w14:textId="77777777" w:rsidR="00923DFD" w:rsidRDefault="00C0281C">
      <w:pPr>
        <w:pStyle w:val="ListParagraph"/>
        <w:numPr>
          <w:ilvl w:val="0"/>
          <w:numId w:val="3"/>
        </w:numPr>
        <w:rPr>
          <w:lang w:val="en"/>
        </w:rPr>
      </w:pPr>
      <w:r>
        <w:rPr>
          <w:lang w:val="en"/>
        </w:rPr>
        <w:t>Tổng hợp âm kép (diphone)</w:t>
      </w:r>
    </w:p>
    <w:p w14:paraId="14A65C4F" w14:textId="77777777" w:rsidR="00923DFD" w:rsidRDefault="00C0281C">
      <w:pPr>
        <w:pStyle w:val="ListParagraph"/>
        <w:numPr>
          <w:ilvl w:val="0"/>
          <w:numId w:val="3"/>
        </w:numPr>
        <w:rPr>
          <w:lang w:val="en"/>
        </w:rPr>
      </w:pPr>
      <w:r>
        <w:rPr>
          <w:lang w:val="en"/>
        </w:rPr>
        <w:lastRenderedPageBreak/>
        <w:t>Tổng hợp chuyên biệt (domain-specific)</w:t>
      </w:r>
    </w:p>
    <w:p w14:paraId="4D3002FD" w14:textId="77777777" w:rsidR="00923DFD" w:rsidRDefault="00C0281C">
      <w:pPr>
        <w:pStyle w:val="ListParagraph"/>
        <w:ind w:left="0"/>
        <w:rPr>
          <w:lang w:val="en"/>
        </w:rPr>
      </w:pPr>
      <w:r>
        <w:rPr>
          <w:lang w:val="en"/>
        </w:rPr>
        <w:t>Tổng hợp chọn đơn vị dùng một cơ sở dữ liệu lớn các giọng nói ghi âm. Trong đó, mỗi câu được tách thành các đơn vị khác nhau như: các tiếng đơn lẻ, các âm tiết, hình vị, từ, nhóm từ hoặc câu văn. Một bảng tra các đơn vị được lập ra dựa trên các phần đã tách và các thông số âm học như tần số cơ bản, thời lượng, vị trí của âm tiết và các tiếng gần nó. Khi thực hiện tổng hợp, các câu phát biểu tạo ra bàng cách xác định chuỗi đơn vị phù hợp nhất từ cơ sở dữ liệu. Quá trình này được gọi là chọn đơn vị và thưòng sử dụng thuật toán cây quyết định để thực hiện. Ưu điểm của phương pháp này là có thể tạo được giọng nói có độ tự nhiên cao tuy nhiên nhược điểm đó là cần một cơ sở dữ liệu lớn chứa các đơn vị để lựa chọn.</w:t>
      </w:r>
    </w:p>
    <w:p w14:paraId="45EF77E8" w14:textId="77777777" w:rsidR="00923DFD" w:rsidRDefault="00C0281C">
      <w:pPr>
        <w:pStyle w:val="ListParagraph"/>
        <w:ind w:left="0"/>
        <w:rPr>
          <w:lang w:val="en"/>
        </w:rPr>
      </w:pPr>
      <w:r>
        <w:rPr>
          <w:lang w:val="en"/>
        </w:rPr>
        <w:t>Tổng hợp âm kép dùng một cơ sở dữ liệu giọng nói nhỏ chưa tất cả các âm kép xuất hiện trong ngôn ngữ đang xét. Số lượng âm kép phụ thuộc vào đặc tính ghép âm học của ngôn ngữ. Trong tổng hợp âm kép, chỉ có một mẫu của âm kép được lưu trữ trong cơ sở dữ liệu. Khi chạy, lời văn được chồng lên các đơn vị này bằng kỹ thuật xử lý tín hiệu số như mã tiên đoán tuyến tính, PSOLA hay MBROLA. Chất lượng của âm thanh tổng hợp theo cách này không cao bằng phương pháp chọn đơn vị nhưng tự nhiên hơn so với phương pháp tổng hợp cộng hưởng tần số. Ưu điểm của nó là có kích thước dữ liệu nhỏ.</w:t>
      </w:r>
    </w:p>
    <w:p w14:paraId="0ED7CA83" w14:textId="77777777" w:rsidR="00923DFD" w:rsidRDefault="00C0281C">
      <w:pPr>
        <w:pStyle w:val="ListParagraph"/>
        <w:ind w:left="0"/>
        <w:rPr>
          <w:lang w:val="en"/>
        </w:rPr>
      </w:pPr>
      <w:r>
        <w:rPr>
          <w:lang w:val="en"/>
        </w:rPr>
        <w:t>Tổng hợp chuyên biệt ghép nối các từ và đoạn văn đã được ghi âm để tạo ra lời phát biểu. Nó được dùng trong các ứng dụng có các văn bản chuyên biệt cho một chuyên ngành, sử dụng lượng từ vựng hạn chế, như các thông báo chuyến bay hay dự báo thời tiết. Công nghệ này rất đơn giản, và đã được thương mại hóa từ lâu, đã đi vào các đồ vật như đồng hồ biết nói hay máy tính bỏ túi biết nói. Mức độ tự nhiên của các hệ thống này có thể rất cao vì số lượng các câu nói không nhiều và khớp với lời văn và âm điệu của giọng nói ghi âm. Tuy nhiên các hệ thống này bị hạn chế bởi cơ sở dữ liệu chuyên ngành, không phục vụ mọi mục đích mà chỉ hoạt động với các câu nói mà chúng đã được lập trình sẵn.</w:t>
      </w:r>
    </w:p>
    <w:p w14:paraId="0780C528" w14:textId="2B4A26DD" w:rsidR="00923DFD" w:rsidRDefault="004428E4">
      <w:pPr>
        <w:pStyle w:val="Heading3"/>
      </w:pPr>
      <w:bookmarkStart w:id="381" w:name="_Toc43559753"/>
      <w:r>
        <w:rPr>
          <w:noProof/>
          <w:lang w:val="en"/>
        </w:rPr>
        <mc:AlternateContent>
          <mc:Choice Requires="wpg">
            <w:drawing>
              <wp:anchor distT="0" distB="0" distL="114300" distR="114300" simplePos="0" relativeHeight="251698176" behindDoc="0" locked="0" layoutInCell="1" allowOverlap="1" wp14:anchorId="7138855C" wp14:editId="38371F95">
                <wp:simplePos x="0" y="0"/>
                <wp:positionH relativeFrom="margin">
                  <wp:align>center</wp:align>
                </wp:positionH>
                <wp:positionV relativeFrom="paragraph">
                  <wp:posOffset>574980</wp:posOffset>
                </wp:positionV>
                <wp:extent cx="4025900" cy="3027045"/>
                <wp:effectExtent l="19050" t="19050" r="12700" b="1905"/>
                <wp:wrapTopAndBottom/>
                <wp:docPr id="37" name="Group 37"/>
                <wp:cNvGraphicFramePr/>
                <a:graphic xmlns:a="http://schemas.openxmlformats.org/drawingml/2006/main">
                  <a:graphicData uri="http://schemas.microsoft.com/office/word/2010/wordprocessingGroup">
                    <wpg:wgp>
                      <wpg:cNvGrpSpPr/>
                      <wpg:grpSpPr>
                        <a:xfrm>
                          <a:off x="0" y="0"/>
                          <a:ext cx="4025900" cy="3027045"/>
                          <a:chOff x="0" y="0"/>
                          <a:chExt cx="4025620" cy="3027045"/>
                        </a:xfrm>
                      </wpg:grpSpPr>
                      <pic:pic xmlns:pic="http://schemas.openxmlformats.org/drawingml/2006/picture">
                        <pic:nvPicPr>
                          <pic:cNvPr id="25" name="Picture 25" descr="hmm"/>
                          <pic:cNvPicPr>
                            <a:picLocks noChangeAspect="1"/>
                          </pic:cNvPicPr>
                        </pic:nvPicPr>
                        <pic:blipFill>
                          <a:blip r:embed="rId32"/>
                          <a:stretch>
                            <a:fillRect/>
                          </a:stretch>
                        </pic:blipFill>
                        <pic:spPr>
                          <a:xfrm>
                            <a:off x="0" y="0"/>
                            <a:ext cx="4023360" cy="2456815"/>
                          </a:xfrm>
                          <a:prstGeom prst="rect">
                            <a:avLst/>
                          </a:prstGeom>
                          <a:ln>
                            <a:solidFill>
                              <a:schemeClr val="bg2">
                                <a:lumMod val="50000"/>
                              </a:schemeClr>
                            </a:solidFill>
                          </a:ln>
                        </pic:spPr>
                      </pic:pic>
                      <wps:wsp>
                        <wps:cNvPr id="15" name="Text Box 15"/>
                        <wps:cNvSpPr txBox="1"/>
                        <wps:spPr>
                          <a:xfrm>
                            <a:off x="2895" y="2511425"/>
                            <a:ext cx="4022725" cy="515620"/>
                          </a:xfrm>
                          <a:prstGeom prst="rect">
                            <a:avLst/>
                          </a:prstGeom>
                          <a:solidFill>
                            <a:prstClr val="white"/>
                          </a:solidFill>
                          <a:ln>
                            <a:noFill/>
                          </a:ln>
                        </wps:spPr>
                        <wps:txbx>
                          <w:txbxContent>
                            <w:p w14:paraId="6AD2A3D1" w14:textId="0AD5060F"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382" w:name="_Ref43256373"/>
                              <w:bookmarkStart w:id="383" w:name="_Ref43256365"/>
                              <w:bookmarkStart w:id="384" w:name="_Toc43426226"/>
                              <w:r>
                                <w:t xml:space="preserve">Hình </w:t>
                              </w:r>
                              <w:fldSimple w:instr=" STYLEREF 1 \s ">
                                <w:r w:rsidR="001B37D8">
                                  <w:rPr>
                                    <w:noProof/>
                                  </w:rPr>
                                  <w:t>1</w:t>
                                </w:r>
                              </w:fldSimple>
                              <w:r w:rsidR="001B37D8">
                                <w:t>.</w:t>
                              </w:r>
                              <w:fldSimple w:instr=" SEQ Hình \* ARABIC \s 1 ">
                                <w:r w:rsidR="001B37D8">
                                  <w:rPr>
                                    <w:noProof/>
                                  </w:rPr>
                                  <w:t>2</w:t>
                                </w:r>
                              </w:fldSimple>
                              <w:bookmarkEnd w:id="382"/>
                              <w:r>
                                <w:t xml:space="preserve"> Ví dụ về thống kê và các tham số được tạo từ HMM cấp câu bao gồm các HMM cấp âm vị cho /a/ và /i/.</w:t>
                              </w:r>
                              <w:bookmarkEnd w:id="383"/>
                              <w:bookmarkEnd w:id="384"/>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7138855C" id="Group 37" o:spid="_x0000_s1033" style="position:absolute;left:0;text-align:left;margin-left:0;margin-top:45.25pt;width:317pt;height:238.35pt;z-index:251698176;mso-position-horizontal:center;mso-position-horizontal-relative:margin" coordsize="40256,3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">
                <v:shape id="Picture 25" o:spid="_x0000_s1034" type="#_x0000_t75" alt="hmm" style="position:absolute;width:40233;height:24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" stroked="t" strokecolor="#747070 [1614]">
                  <v:imagedata r:id="rId33" o:title="hmm"/>
                  <v:path arrowok="t"/>
                </v:shape>
                <v:shape id="Text Box 15" o:spid="_x0000_s1035" type="#_x0000_t202" style="position:absolute;left:28;top:25114;width:40228;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AD2A3D1" w14:textId="0AD5060F"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385" w:name="_Ref43256373"/>
                        <w:bookmarkStart w:id="386" w:name="_Ref43256365"/>
                        <w:bookmarkStart w:id="387" w:name="_Toc43426226"/>
                        <w:r>
                          <w:t xml:space="preserve">Hình </w:t>
                        </w:r>
                        <w:fldSimple w:instr=" STYLEREF 1 \s ">
                          <w:r w:rsidR="001B37D8">
                            <w:rPr>
                              <w:noProof/>
                            </w:rPr>
                            <w:t>1</w:t>
                          </w:r>
                        </w:fldSimple>
                        <w:r w:rsidR="001B37D8">
                          <w:t>.</w:t>
                        </w:r>
                        <w:fldSimple w:instr=" SEQ Hình \* ARABIC \s 1 ">
                          <w:r w:rsidR="001B37D8">
                            <w:rPr>
                              <w:noProof/>
                            </w:rPr>
                            <w:t>2</w:t>
                          </w:r>
                        </w:fldSimple>
                        <w:bookmarkEnd w:id="385"/>
                        <w:r>
                          <w:t xml:space="preserve"> Ví dụ về thống kê và các tham số được tạo từ HMM cấp câu bao gồm các HMM cấp âm vị cho /a/ và /i/.</w:t>
                        </w:r>
                        <w:bookmarkEnd w:id="386"/>
                        <w:bookmarkEnd w:id="387"/>
                      </w:p>
                    </w:txbxContent>
                  </v:textbox>
                </v:shape>
                <w10:wrap type="topAndBottom" anchorx="margin"/>
              </v:group>
            </w:pict>
          </mc:Fallback>
        </mc:AlternateContent>
      </w:r>
      <w:r w:rsidR="00C0281C">
        <w:t>Tổng hợp dùng tham số thống kê</w:t>
      </w:r>
      <w:bookmarkEnd w:id="381"/>
    </w:p>
    <w:p w14:paraId="72184088" w14:textId="5B56C82C" w:rsidR="00923DFD" w:rsidRDefault="00C0281C">
      <w:pPr>
        <w:rPr>
          <w:lang w:val="en"/>
        </w:rPr>
      </w:pPr>
      <w:r>
        <w:rPr>
          <w:lang w:val="en"/>
        </w:rPr>
        <w:lastRenderedPageBreak/>
        <w:t>Phương pháp tổng hợp tiếng nói dùng tham số thống kê là phương pháp dựa trên mô hình Markov ẩn (HMM) [*]. Ở đây, HMM là một mô hình thống kê, được sử dụng để mô hình hóa các tham số tiếng nói của một đơn vị ngữ âm, trong một ngữ cảnh cụ thể.</w:t>
      </w:r>
    </w:p>
    <w:p w14:paraId="2DE3780C" w14:textId="4DCFB89E" w:rsidR="00923DFD" w:rsidRDefault="00C0281C">
      <w:pPr>
        <w:rPr>
          <w:lang w:val="en"/>
        </w:rPr>
      </w:pPr>
      <w:r>
        <w:rPr>
          <w:lang w:val="en"/>
        </w:rPr>
        <w:fldChar w:fldCharType="begin"/>
      </w:r>
      <w:r>
        <w:rPr>
          <w:lang w:val="en"/>
        </w:rPr>
        <w:instrText xml:space="preserve"> REF _Ref43256373 \h </w:instrText>
      </w:r>
      <w:r>
        <w:rPr>
          <w:lang w:val="en"/>
        </w:rPr>
      </w:r>
      <w:r>
        <w:rPr>
          <w:lang w:val="en"/>
        </w:rPr>
        <w:fldChar w:fldCharType="separate"/>
      </w:r>
      <w:r w:rsidR="002741CC">
        <w:t xml:space="preserve">Hình </w:t>
      </w:r>
      <w:r w:rsidR="002741CC">
        <w:rPr>
          <w:noProof/>
        </w:rPr>
        <w:t>1</w:t>
      </w:r>
      <w:r w:rsidR="002741CC">
        <w:t>.</w:t>
      </w:r>
      <w:r w:rsidR="002741CC">
        <w:rPr>
          <w:noProof/>
        </w:rPr>
        <w:t>2</w:t>
      </w:r>
      <w:r>
        <w:rPr>
          <w:lang w:val="en"/>
        </w:rPr>
        <w:fldChar w:fldCharType="end"/>
      </w:r>
      <w:r>
        <w:rPr>
          <w:lang w:val="en"/>
        </w:rPr>
        <w:t xml:space="preserve"> là ví dụ về thống kê và các tham số HMM cấp câu được tạo bằng cách ghép hai HMM cấp âm vị (cụ thể là âm vị /a/ và /i/). Đường nét đứt và tô bóng hiển thị kỳ vọng, độ lệch chuẩn cuả phân phối Gausian (phân phối chuẩn) ở mỗi trạng thái.</w:t>
      </w:r>
    </w:p>
    <w:p w14:paraId="0A81263A" w14:textId="2E935761" w:rsidR="00923DFD" w:rsidRDefault="00C0281C">
      <w:pPr>
        <w:rPr>
          <w:lang w:val="en"/>
        </w:rPr>
      </w:pPr>
      <w:r>
        <w:rPr>
          <w:noProof/>
          <w:lang w:val="en"/>
        </w:rPr>
        <mc:AlternateContent>
          <mc:Choice Requires="wpg">
            <w:drawing>
              <wp:anchor distT="0" distB="0" distL="114300" distR="114300" simplePos="0" relativeHeight="251717632" behindDoc="0" locked="0" layoutInCell="1" allowOverlap="1" wp14:anchorId="461C76E8" wp14:editId="35C37072">
                <wp:simplePos x="0" y="0"/>
                <wp:positionH relativeFrom="margin">
                  <wp:align>center</wp:align>
                </wp:positionH>
                <wp:positionV relativeFrom="paragraph">
                  <wp:posOffset>907415</wp:posOffset>
                </wp:positionV>
                <wp:extent cx="4027170" cy="3743960"/>
                <wp:effectExtent l="19050" t="19050" r="11430" b="8890"/>
                <wp:wrapTopAndBottom/>
                <wp:docPr id="31" name="Group 31"/>
                <wp:cNvGraphicFramePr/>
                <a:graphic xmlns:a="http://schemas.openxmlformats.org/drawingml/2006/main">
                  <a:graphicData uri="http://schemas.microsoft.com/office/word/2010/wordprocessingGroup">
                    <wpg:wgp>
                      <wpg:cNvGrpSpPr/>
                      <wpg:grpSpPr>
                        <a:xfrm>
                          <a:off x="0" y="0"/>
                          <a:ext cx="4027170" cy="3744014"/>
                          <a:chOff x="0" y="0"/>
                          <a:chExt cx="4027780" cy="3744600"/>
                        </a:xfrm>
                      </wpg:grpSpPr>
                      <pic:pic xmlns:pic="http://schemas.openxmlformats.org/drawingml/2006/picture">
                        <pic:nvPicPr>
                          <pic:cNvPr id="34" name="Picture 34" descr="A close up of text on a white background&#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420" y="0"/>
                            <a:ext cx="4023360" cy="3176270"/>
                          </a:xfrm>
                          <a:prstGeom prst="rect">
                            <a:avLst/>
                          </a:prstGeom>
                          <a:ln>
                            <a:solidFill>
                              <a:schemeClr val="bg2">
                                <a:lumMod val="50000"/>
                              </a:schemeClr>
                            </a:solidFill>
                          </a:ln>
                        </pic:spPr>
                      </pic:pic>
                      <wps:wsp>
                        <wps:cNvPr id="36" name="Text Box 36"/>
                        <wps:cNvSpPr txBox="1"/>
                        <wps:spPr>
                          <a:xfrm>
                            <a:off x="0" y="3228899"/>
                            <a:ext cx="4022699" cy="515701"/>
                          </a:xfrm>
                          <a:prstGeom prst="rect">
                            <a:avLst/>
                          </a:prstGeom>
                          <a:solidFill>
                            <a:prstClr val="white"/>
                          </a:solidFill>
                          <a:ln>
                            <a:noFill/>
                          </a:ln>
                        </wps:spPr>
                        <wps:txbx>
                          <w:txbxContent>
                            <w:p w14:paraId="0BF009B7" w14:textId="37359BAD"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388" w:name="_Ref43256442"/>
                              <w:bookmarkStart w:id="389" w:name="_Toc43426227"/>
                              <w:r>
                                <w:t xml:space="preserve">Hình </w:t>
                              </w:r>
                              <w:fldSimple w:instr=" STYLEREF 1 \s ">
                                <w:r w:rsidR="001B37D8">
                                  <w:rPr>
                                    <w:noProof/>
                                  </w:rPr>
                                  <w:t>1</w:t>
                                </w:r>
                              </w:fldSimple>
                              <w:r w:rsidR="001B37D8">
                                <w:t>.</w:t>
                              </w:r>
                              <w:fldSimple w:instr=" SEQ Hình \* ARABIC \s 1 ">
                                <w:r w:rsidR="001B37D8">
                                  <w:rPr>
                                    <w:noProof/>
                                  </w:rPr>
                                  <w:t>3</w:t>
                                </w:r>
                              </w:fldSimple>
                              <w:bookmarkEnd w:id="388"/>
                              <w:r>
                                <w:t xml:space="preserve"> Quá trình huấn luyện và tổng hợp một hệ thống tổng hợp tiếng nói HMM</w:t>
                              </w:r>
                              <w:bookmarkEnd w:id="389"/>
                              <w:r>
                                <w:t xml:space="preserve"> </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461C76E8" id="Group 31" o:spid="_x0000_s1036" style="position:absolute;left:0;text-align:left;margin-left:0;margin-top:71.45pt;width:317.1pt;height:294.8pt;z-index:251717632;mso-position-horizontal:center;mso-position-horizontal-relative:margin" coordsize="40277,374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&#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Cjw/eHBhY2tl&#10;dCBlbmQ9InciPz7/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">
                <v:shape id="Picture 34" o:spid="_x0000_s1037" type="#_x0000_t75" alt="A close up of text on a white background&#10;&#10;Description automatically generated" style="position:absolute;left:44;width:40233;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" stroked="t" strokecolor="#747070 [1614]">
                  <v:imagedata r:id="rId35" o:title="A close up of text on a white background&#10;&#10;Description automatically generated"/>
                  <v:path arrowok="t"/>
                </v:shape>
                <v:shape id="Text Box 36" o:spid="_x0000_s1038" type="#_x0000_t202" style="position:absolute;top:32288;width:40226;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BF009B7" w14:textId="37359BAD"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390" w:name="_Ref43256442"/>
                        <w:bookmarkStart w:id="391" w:name="_Toc43426227"/>
                        <w:r>
                          <w:t xml:space="preserve">Hình </w:t>
                        </w:r>
                        <w:fldSimple w:instr=" STYLEREF 1 \s ">
                          <w:r w:rsidR="001B37D8">
                            <w:rPr>
                              <w:noProof/>
                            </w:rPr>
                            <w:t>1</w:t>
                          </w:r>
                        </w:fldSimple>
                        <w:r w:rsidR="001B37D8">
                          <w:t>.</w:t>
                        </w:r>
                        <w:fldSimple w:instr=" SEQ Hình \* ARABIC \s 1 ">
                          <w:r w:rsidR="001B37D8">
                            <w:rPr>
                              <w:noProof/>
                            </w:rPr>
                            <w:t>3</w:t>
                          </w:r>
                        </w:fldSimple>
                        <w:bookmarkEnd w:id="390"/>
                        <w:r>
                          <w:t xml:space="preserve"> Quá trình huấn luyện và tổng hợp một hệ thống tổng hợp tiếng nói HMM</w:t>
                        </w:r>
                        <w:bookmarkEnd w:id="391"/>
                        <w:r>
                          <w:t xml:space="preserve"> </w:t>
                        </w:r>
                      </w:p>
                    </w:txbxContent>
                  </v:textbox>
                </v:shape>
                <w10:wrap type="topAndBottom" anchorx="margin"/>
              </v:group>
            </w:pict>
          </mc:Fallback>
        </mc:AlternateContent>
      </w:r>
      <w:r>
        <w:rPr>
          <w:lang w:val="en"/>
        </w:rPr>
        <w:t xml:space="preserve">Mô hình Markov ẩn là một mô hình học máy dựa trên thông kế, do đó hệ thống tổng hợp tiếng nói dựa trên mô hình Markov ẩn hoạt động bao gồm hai qúa trình là quá trình huấn luyện và quá trình tổng hợp. </w:t>
      </w:r>
      <w:r>
        <w:rPr>
          <w:lang w:val="en"/>
        </w:rPr>
        <w:fldChar w:fldCharType="begin"/>
      </w:r>
      <w:r>
        <w:rPr>
          <w:lang w:val="en"/>
        </w:rPr>
        <w:instrText xml:space="preserve"> REF _Ref43256442 \h </w:instrText>
      </w:r>
      <w:r>
        <w:rPr>
          <w:lang w:val="en"/>
        </w:rPr>
      </w:r>
      <w:r>
        <w:rPr>
          <w:lang w:val="en"/>
        </w:rPr>
        <w:fldChar w:fldCharType="separate"/>
      </w:r>
      <w:r w:rsidR="002741CC">
        <w:t xml:space="preserve">Hình </w:t>
      </w:r>
      <w:r w:rsidR="002741CC">
        <w:rPr>
          <w:noProof/>
        </w:rPr>
        <w:t>1</w:t>
      </w:r>
      <w:r w:rsidR="002741CC">
        <w:t>.</w:t>
      </w:r>
      <w:r w:rsidR="002741CC">
        <w:rPr>
          <w:noProof/>
        </w:rPr>
        <w:t>3</w:t>
      </w:r>
      <w:r>
        <w:rPr>
          <w:lang w:val="en"/>
        </w:rPr>
        <w:fldChar w:fldCharType="end"/>
      </w:r>
      <w:r>
        <w:rPr>
          <w:lang w:val="en"/>
        </w:rPr>
        <w:t xml:space="preserve"> mô tả hai quá trình nêu trên.</w:t>
      </w:r>
    </w:p>
    <w:p w14:paraId="12B16542" w14:textId="77777777" w:rsidR="00923DFD" w:rsidRDefault="00C0281C">
      <w:pPr>
        <w:rPr>
          <w:lang w:val="en"/>
        </w:rPr>
      </w:pPr>
      <w:r>
        <w:rPr>
          <w:lang w:val="en"/>
        </w:rPr>
        <w:t>Quá trình huấn luyện mô hình bao gồm các bước: trích chọn đặc trưng tiếng nói, trích chọn đặc trưng ngôn ngữ và huấn luyện mô hình. Các đặc trưng tiếng nói được trích trong quá trình huấn luyện là Mel-cepstrum và tần số cơ bản F0. Các đặc trưng ngôn ngữ của văn bản được mô tả bằng cách sử dụng một bộ phân cụm (thường là cây quyết định) để gom các cụm trạng thái của mô hình Markov ẩn có đặc tính ngôn ngữ gần nhau nhất và bầu chọn ra một trạng thái tiêu biểu để thay thế cho các trạng thái còn lại trong cụm.</w:t>
      </w:r>
    </w:p>
    <w:p w14:paraId="3A865C29" w14:textId="77777777" w:rsidR="00923DFD" w:rsidRDefault="00C0281C">
      <w:pPr>
        <w:rPr>
          <w:lang w:val="en"/>
        </w:rPr>
      </w:pPr>
      <w:r>
        <w:rPr>
          <w:lang w:val="en"/>
        </w:rPr>
        <w:t xml:space="preserve">Hệ thống tổng hợp tiếng nói HMM là một hệ thống có khả năng tạo ra tiếng nói mang các phong cách nói khác nhau, với đặc trưng của nhiều người nói khác nhau, thậm chí mang cả cảm xúc của người nói. Ưu điểm của phương pháp này là cần ít bộ nhớ lưu trữ và tài nguyên hệ thống hơn so với tổng hợp dựa trên ghép nối và có thể điều chỉnh tham số để thay đổi ngữ điệu, thay đổi các đặc trưng người nói. Tuy nhiên, mức độ tự nhiên trong tiếng nói tổng hợp của các hệ thống TTS dựa trên </w:t>
      </w:r>
      <w:r>
        <w:rPr>
          <w:lang w:val="en"/>
        </w:rPr>
        <w:lastRenderedPageBreak/>
        <w:t>HMM thường bị suy giảm so với tổng hợp tiếng nói dựa trên ghép nối. Mặc dù có nhiều ưu điểm, nhưng hệ thống tổng hợp tiếng nói dựa trên HMM vẫn còn những tồn tại. Trong hệ thống này, phổ tín hiệu và tần số cơ bản được ước lượng từ các giá trị xấp xỉ trung bình của phổ và tần số cơ bản, phát xạ từ các HMM được huấn luyện từ nhiều dữ liệu khác nhau. Các đặc trưng ngôn điệu của tiếng nói thu âm gốc có thể bị thay thế bởi các đặc trưng “trung bình” này, khiến cho tiếng nói tổng hợp nghe có vẻ “đều đều”, quá “mịn” hay quá “ổn định”. Đặc điểm quá “mịn” của tiếng nói tổng hợp dựa trên HMM vẫn có thể chấp nhận được khi chỉ chú ý đến tính chất nghe hiểu. Nhưng chính những hạn chế này khiến cho tiếng nói tổng hợp dựa trên HMM nghe như bị “nghẹt mũi” và làm giảm ngôn điệu, sắc thái cảm xúc hay phong cách nói trong câu nói. [*]</w:t>
      </w:r>
    </w:p>
    <w:p w14:paraId="4F8A59CD" w14:textId="77777777" w:rsidR="00923DFD" w:rsidRDefault="00C0281C">
      <w:pPr>
        <w:pStyle w:val="Heading3"/>
      </w:pPr>
      <w:bookmarkStart w:id="392" w:name="_Toc43559754"/>
      <w:r>
        <w:t>Tổng hợp bằng phương pháp lai ghép</w:t>
      </w:r>
      <w:bookmarkEnd w:id="392"/>
    </w:p>
    <w:p w14:paraId="09A3DD33" w14:textId="77777777" w:rsidR="00923DFD" w:rsidRDefault="00C0281C">
      <w:pPr>
        <w:rPr>
          <w:lang w:val="en"/>
        </w:rPr>
      </w:pPr>
      <w:r>
        <w:rPr>
          <w:lang w:val="en"/>
        </w:rPr>
        <w:t xml:space="preserve">Tổng hợp lai ghép là hướng tiếp cận tổng hợp phương pháp lai ghép giữa tổng hợp ghép nối chọn đơn vị và tổng hợp tham số thống kê HMM nhằm tận dụng ưu điểm của mỗi phương pháp trong hệ thống mới. </w:t>
      </w:r>
    </w:p>
    <w:p w14:paraId="6E69AB31" w14:textId="77777777" w:rsidR="00923DFD" w:rsidRDefault="00C0281C">
      <w:pPr>
        <w:rPr>
          <w:lang w:val="en"/>
        </w:rPr>
      </w:pPr>
      <w:r>
        <w:rPr>
          <w:lang w:val="en"/>
        </w:rPr>
        <w:t xml:space="preserve">Một cách tiếp cận là sử dụng các mô hình HMM để làm mịn các điểm ghép nối của phương pháp tổng hợp lựa chọn đơn vị. Mặc dù cách tiếp cận này có thể cải thiện sự gián đoạn tại vị trí ghép nối, nhưng nó lại tạo ra thành phần không mong muốn khi có sự nhầm lẫn giữa các hệ số làm mịn và tín hiệu nguồn kích thích. </w:t>
      </w:r>
    </w:p>
    <w:p w14:paraId="66D96372" w14:textId="77777777" w:rsidR="00923DFD" w:rsidRDefault="00C0281C">
      <w:pPr>
        <w:rPr>
          <w:lang w:val="en"/>
        </w:rPr>
      </w:pPr>
      <w:r>
        <w:rPr>
          <w:lang w:val="en"/>
        </w:rPr>
        <w:t>Một hình thức lai ghép khác là sử dụng các tham số phổ, tần số cơ bản và thời gian trạng thái sinh ra từ các HMM để tính toán chi phí mục tiêu và chi phí ghép nối cho quá trình ghép nối lựa chọn đơn vị. Phương pháp lai ghép này có thể cải thiện chất lượng và tính ổn định của tiếng nói tổng hợp và vẫn bảo toàn tính ưu việt của hệ thống TTS dựa trên HMM là thích nghi, thay đổi đặc trưng người nói trong điều kiện dữ liệu huấn luyện hạn chế. [*]</w:t>
      </w:r>
    </w:p>
    <w:p w14:paraId="3CC8F4F1" w14:textId="77777777" w:rsidR="00923DFD" w:rsidRDefault="00C0281C">
      <w:pPr>
        <w:pStyle w:val="Heading3"/>
      </w:pPr>
      <w:bookmarkStart w:id="393" w:name="_Toc43559755"/>
      <w:r>
        <w:t>Tổng hợp tiếng nói dựa trên phương pháp học sâu (DNN)</w:t>
      </w:r>
      <w:commentRangeStart w:id="394"/>
      <w:commentRangeEnd w:id="394"/>
      <w:r>
        <w:commentReference w:id="394"/>
      </w:r>
      <w:bookmarkEnd w:id="393"/>
    </w:p>
    <w:p w14:paraId="53FCEA9C" w14:textId="77777777" w:rsidR="00923DFD" w:rsidRDefault="00923DFD"/>
    <w:p w14:paraId="28C15517" w14:textId="77777777" w:rsidR="00923DFD" w:rsidRDefault="00C0281C">
      <w:pPr>
        <w:pStyle w:val="Heading2"/>
      </w:pPr>
      <w:bookmarkStart w:id="395" w:name="_Toc43559756"/>
      <w:r>
        <w:t>Tình hình phát triển và các vấn đề với tổng hợp tiếng nói tiếng Việt</w:t>
      </w:r>
      <w:bookmarkEnd w:id="395"/>
    </w:p>
    <w:p w14:paraId="1BEA14D8" w14:textId="77777777" w:rsidR="00923DFD" w:rsidRDefault="00C0281C">
      <w:r>
        <w:t>Ở Việt Nam trong những năm vừa qua, nhờ vào sự phát triển của công nghệ thông tin cũng như sự phát triển kinh tế đã tạo điều kiện về mặt công nghệ cũng như cơ sở vật vật chất để có thể nghiên cứu và triển khai các ứng dụng về khoa học công nghệ. Lĩnh vực tổng hợp tiếng nói tiếng Việt cũng không nằm ngoài xu thế phát triển đó, nhiều hệ thống tổng hợp tiếng nói tiếng Việt đã có những thành tựu đáng kể. Các hệ thống đầu tiên ra đời như VietVoice, VnSpeech, Vais, hệ thống tổng hợp tiếng nói của tập đoàn FPT hay hệ thống tổng hợp tiếng nói Hoa súng. Trong đó các hệ thống này được xây dựng dựa theo hai hướng phổ biến là tổng hợp ghép nối và tổng hợp sử dụng tham số thống kê.</w:t>
      </w:r>
    </w:p>
    <w:p w14:paraId="7E2E72DD" w14:textId="77777777" w:rsidR="00923DFD" w:rsidRDefault="00C0281C">
      <w:r>
        <w:t xml:space="preserve">Đối với phương pháp tổng hợp tiếng nói ghép nối: Dành cho tiếng Việt thì đã có rất nhiều hệ thống được phát triển, có thể kể đến như hệ thống Hoa Súng [*], được phát triển lần đầu vào năm 2007, dữ liệu để xây dựng hệ thống này được gọi là VNSpeech Corpus, nó được thu thập và lọc từ nhiều nguồn khác nhau như truyện, sách, … Dữ liệu này bao gồm nhiều loại khác nhau như: các từ với đầy đủ sáu </w:t>
      </w:r>
      <w:r>
        <w:lastRenderedPageBreak/>
        <w:t>thanh điệu, các số, câu thoại, đoạn văn ngắn, … Đến năm 2011 hệ thống được mở rộng [*], sử dụng kỹ thuật lựa chọn âm vị không đồng nhất. Phiên bản này cũng sử dụng cùng bộ dữ liệu ở phiên bản trước, nhưng được đánh chú thích ở mức độ âm tiết với những thông tin cần thiết như các thành phần âm vị, thanh điệu, thời gian, năng lượng, và những đặc trưng ngữ cảnh khác. Kết quả ban đầu cho thấy phiên bản thứ hai của hệ thống Hoa Súng có sự cải thiện về mặt chất lượng, tuy nhiên dữ liệu kiểm thử không được thiết kế để bao trùm toàn bộ đơn vị âm, thêm nữa không có sự kết nối giữa quá trình chọn đơn vị âm và quá trình chọn đơn vị như một bán âm tiết trong việc tính toán chi phí mục tiêu và chi phí ghép nối. Kết quả là tổng chi phí không được tối ưu hóa cho những câu cần bán âm tiết.</w:t>
      </w:r>
    </w:p>
    <w:p w14:paraId="56F984AA" w14:textId="77777777" w:rsidR="00923DFD" w:rsidRDefault="00C0281C">
      <w:r>
        <w:t>Đối với phương pháp tổng hợp tiếng nói sử dụng tham số thống kê, hay là tổng hợp tiếng nói dựa trên mô hình Markov ẩn (HMM). Ở Việt Nam cũng đã có nhiều hệ thống tổng hợp tiếng nói phát triển dựa trên phương pháp này, có thể kể đến như sản phẩm Vais, sản phẩm của tập đoàn FPT hay hệ thống tổng hợp tiếng nói tiếng Việt Mica TTS (Viện Mica Đại học Bách Khoa Hà Nội). Dữ liệu sử dụng cho hệ thống này bao gồm 3000 câu giàu ngữ âm và được gán nhãn bán tự động mức âm vị. Báo cáo kết quả của hệ thống này cho thấy độ hiểu đạt gần mức 100% và chất lượng tổng hợp đạt điểm 3.23 trên 5 thông qua một đánh giá sơ bộ.</w:t>
      </w:r>
    </w:p>
    <w:p w14:paraId="3D635BAE" w14:textId="77777777" w:rsidR="00923DFD" w:rsidRDefault="00C0281C">
      <w:r>
        <w:t>Trong những năm gần đây, cùng với sự phát triển của công nghệ học sâu, nhiều hệ thống tổng hợp mới được ra đời. Ở Việt Nam, nhưng mô hình đó cũng được nhanh chóng áp dụng cho tổng hợp tiếng nói tiếng Việt. Các hệ thống tiêu biểu có thể kể đến như hệ thống tổng hợp tiếng nói Viettel AI của tập đoàn Viettel, hệ thống tổng hợp tiếng nói của Zalo hay giọng nói tổng hợp của Google. Nhưng hệ thống này đã đạt được độ tư nhiên cao cũng như được ứng dụng rộng rãi trong các ứng dụng như báo nói (Dân Trí, Báo Mới, …), trợ lý ảo (Google Assistant) hay tổng đài trả lời tự động (Viettel Cyber Callbot).</w:t>
      </w:r>
    </w:p>
    <w:p w14:paraId="27C0E799" w14:textId="77777777" w:rsidR="00923DFD" w:rsidRDefault="00C0281C">
      <w:pPr>
        <w:pStyle w:val="Heading2"/>
      </w:pPr>
      <w:bookmarkStart w:id="396" w:name="_Ref43439525"/>
      <w:bookmarkStart w:id="397" w:name="_Toc43559757"/>
      <w:r>
        <w:rPr>
          <w:lang w:val="en"/>
        </w:rPr>
        <w:t>Giới thiệu về thích ứng giọng nói</w:t>
      </w:r>
      <w:bookmarkEnd w:id="396"/>
      <w:bookmarkEnd w:id="397"/>
    </w:p>
    <w:p w14:paraId="2E8193B4" w14:textId="1E5E82B3" w:rsidR="00923DFD" w:rsidRDefault="00C0281C">
      <w:pPr>
        <w:rPr>
          <w:lang w:val="en"/>
        </w:rPr>
      </w:pPr>
      <w:r>
        <w:rPr>
          <w:lang w:val="en"/>
        </w:rPr>
        <w:t xml:space="preserve">Cùng với sự phát triển của các kỹ thuật tổng hợp tiếng nói, yêu cầu về chất lượng của hệ thống tổng hợp tiếng nói cũng ngày càng nâng cao. Bên cạnh độ tự nhiên, hệ thống tổng hợp tiếng nói cũng được kỳ vọng sẽ có khả năng tạo ra giọng nói của người nói tùy ý với dữ liệu đào tạo tối thiểu. Để đáp ứng vấn đề đó, thích ứng giọng nói và chuyển đổi giọng nói đã trở thành các hướng nghiên cứu chính trong lĩnh vực tổng hợp tiếng nói </w:t>
      </w:r>
      <w:commentRangeStart w:id="398"/>
      <w:commentRangeEnd w:id="398"/>
      <w:r>
        <w:commentReference w:id="398"/>
      </w:r>
      <w:r w:rsidR="009B3186">
        <w:rPr>
          <w:lang w:val="en"/>
        </w:rPr>
        <w:t>***</w:t>
      </w:r>
      <w:r w:rsidR="00A63111">
        <w:rPr>
          <w:lang w:val="en"/>
        </w:rPr>
        <w:t>.</w:t>
      </w:r>
      <w:r w:rsidR="003E70E3">
        <w:rPr>
          <w:lang w:val="en"/>
        </w:rPr>
        <w:t xml:space="preserve"> Thích ứng giọng nói là nhiệm vụ tạo ra giọng nói mới cho hệ thống tổng hợp tiếng nói bằng cách điều chỉnh các tham số của một mô hình ban đầu. Thích ứng giọng nói không phải là một chủ đề mới mà đã được nghiên cứu kỹ </w:t>
      </w:r>
      <w:r w:rsidR="00A15184">
        <w:rPr>
          <w:lang w:val="en"/>
        </w:rPr>
        <w:t xml:space="preserve">đặc biệt trên hệ thống tổng hợp tiếng nói dựa theo mô hình Markov ẩn </w:t>
      </w:r>
      <w:r w:rsidR="00762B33">
        <w:rPr>
          <w:lang w:val="en"/>
        </w:rPr>
        <w:t>**</w:t>
      </w:r>
      <w:r w:rsidR="00A15184">
        <w:rPr>
          <w:lang w:val="en"/>
        </w:rPr>
        <w:t xml:space="preserve"> và các hệ thống nhận dạng tiếng nói.</w:t>
      </w:r>
      <w:r w:rsidR="008446FE">
        <w:rPr>
          <w:lang w:val="en"/>
        </w:rPr>
        <w:t xml:space="preserve"> </w:t>
      </w:r>
    </w:p>
    <w:p w14:paraId="2BB8B976" w14:textId="14AA5326" w:rsidR="008446FE" w:rsidRDefault="008446FE">
      <w:r>
        <w:rPr>
          <w:lang w:val="en"/>
        </w:rPr>
        <w:t xml:space="preserve">Đối với các hệ thống tổng hợp dựa theo mô hình Markov ẩn, </w:t>
      </w:r>
      <w:r w:rsidRPr="008446FE">
        <w:rPr>
          <w:lang w:val="en"/>
        </w:rPr>
        <w:t>Maximum likelihood linear regression (MLLR)</w:t>
      </w:r>
      <w:r>
        <w:rPr>
          <w:lang w:val="en"/>
        </w:rPr>
        <w:t xml:space="preserve"> và </w:t>
      </w:r>
      <w:r>
        <w:t xml:space="preserve">Constrained </w:t>
      </w:r>
      <w:r>
        <w:rPr>
          <w:lang w:val="en"/>
        </w:rPr>
        <w:t>m</w:t>
      </w:r>
      <w:r w:rsidRPr="008446FE">
        <w:rPr>
          <w:lang w:val="en"/>
        </w:rPr>
        <w:t>aximum likelihood linear regression</w:t>
      </w:r>
      <w:r>
        <w:t xml:space="preserve"> là hai kỹ thuật phổ biến áp dụng một số dạng chuyển đổi tuyến tính cho phân phối Gausian của mô hình gốc. Có nhiều yếu tố ảnh hưởng đến chất lượng của hệ thống thích ứng giọng nói theo phương pháp này như là trạng thái của mô hình ban đầu hay các tiêu chí ước tính.</w:t>
      </w:r>
    </w:p>
    <w:p w14:paraId="2F843520" w14:textId="143F1218" w:rsidR="008446FE" w:rsidRDefault="008446FE">
      <w:r>
        <w:lastRenderedPageBreak/>
        <w:t>Đối với các hệ thống dựa trên mạng nơ ron học sâu, huấn luyện một mô hình có thể thích ứng giọng nói bằng cách sử dụng một véc tơ mã hóa người nói là một phương pháp được sử dụng phổ biến. Mô hình Deep Voice [*]</w:t>
      </w:r>
      <w:r w:rsidR="00103252">
        <w:t xml:space="preserve"> thêm véc tơ mã hóa người nói vào nhiều phần của mạng để tạo ra mô hình nhiều người nói và có thể thích ứng giọng nói đối với người mới. Mô hình Voiceloop đào tạo một mã hóa người nói cùng với mô hình âm học để có thể thích ứng giọng nói với người nói mới bằng việc sử dụng cả mẫu ghi âm cũng như nhãn của nó.</w:t>
      </w:r>
    </w:p>
    <w:p w14:paraId="00A6BD3E" w14:textId="77777777" w:rsidR="008446FE" w:rsidRDefault="008446FE"/>
    <w:p w14:paraId="3831C880" w14:textId="77777777" w:rsidR="00923DFD" w:rsidRDefault="00C0281C">
      <w:pPr>
        <w:pStyle w:val="Heading2"/>
      </w:pPr>
      <w:bookmarkStart w:id="399" w:name="_Toc43559758"/>
      <w:r>
        <w:rPr>
          <w:lang w:val="en"/>
        </w:rPr>
        <w:t>Vấn đề đặt ra với đồ án</w:t>
      </w:r>
      <w:bookmarkEnd w:id="399"/>
    </w:p>
    <w:p w14:paraId="68E5A493" w14:textId="51B9A99E" w:rsidR="00923DFD" w:rsidRDefault="00103252">
      <w:r>
        <w:t xml:space="preserve">Như đã đề cập trong mục </w:t>
      </w:r>
      <w:r>
        <w:fldChar w:fldCharType="begin"/>
      </w:r>
      <w:r>
        <w:instrText xml:space="preserve"> REF _Ref43439525 \r \h </w:instrText>
      </w:r>
      <w:r>
        <w:fldChar w:fldCharType="separate"/>
      </w:r>
      <w:r w:rsidR="002741CC">
        <w:t>1.4</w:t>
      </w:r>
      <w:r>
        <w:fldChar w:fldCharType="end"/>
      </w:r>
      <w:r>
        <w:t xml:space="preserve">, thích ứng giọng nói là một chủ đề nhận được nhiều sự quan tâm trong lĩnh vực tổng hợp tiếng nói. Đối với tổng hợp tiếng nói tiếng Việt, nhiều hệ thống cũng đã được nghiên cứu ví dụ như </w:t>
      </w:r>
      <w:r w:rsidR="00DD090A">
        <w:t xml:space="preserve">các </w:t>
      </w:r>
      <w:r>
        <w:t xml:space="preserve">hệ thống </w:t>
      </w:r>
      <w:r w:rsidR="00DD090A">
        <w:t>thích ứng giọng nói dựa trên mô hình HMM</w:t>
      </w:r>
      <w:r w:rsidR="00762B33">
        <w:t xml:space="preserve"> **</w:t>
      </w:r>
      <w:r w:rsidR="009B06A2">
        <w:t>. Tuy nhiên, đối với các mô hình sử dụng mạng nơ ron học sâu cho tổng hợp tiếng nói tiếng Việt, do mới được phát triển gần đây</w:t>
      </w:r>
      <w:r w:rsidR="001176A2">
        <w:t xml:space="preserve"> nên</w:t>
      </w:r>
      <w:r w:rsidR="009B06A2">
        <w:t xml:space="preserve"> chưa có nhiều nghiên cứu về chủ đề thích ứng giọng nói.</w:t>
      </w:r>
    </w:p>
    <w:p w14:paraId="5AEB2F59" w14:textId="6B5E5C60" w:rsidR="009B06A2" w:rsidRDefault="001176A2">
      <w:r>
        <w:t>Tại các công ty có sản phẩm về tổng hợp tiếng nói, nhu cầu của khách hàng về sự đa dạng của tiếng nói tổng hợp cũng ngày càng cao</w:t>
      </w:r>
      <w:r w:rsidR="009B06A2">
        <w:t>. Để phát triển một giọng nói tổng hợp mới</w:t>
      </w:r>
      <w:r>
        <w:t>,</w:t>
      </w:r>
      <w:r w:rsidR="009B06A2">
        <w:t xml:space="preserve"> đáp ứng yêu cầu về chất lượng</w:t>
      </w:r>
      <w:r>
        <w:t>,</w:t>
      </w:r>
      <w:r w:rsidR="009B06A2">
        <w:t xml:space="preserve"> cần tốn hàng chục giờ</w:t>
      </w:r>
      <w:r>
        <w:t xml:space="preserve"> dữ liệu sạch, tương đương với hàng trăm giờ</w:t>
      </w:r>
      <w:r w:rsidR="009B06A2">
        <w:t xml:space="preserve"> thu âm </w:t>
      </w:r>
      <w:r>
        <w:t>trong</w:t>
      </w:r>
      <w:r w:rsidR="009B06A2">
        <w:t xml:space="preserve"> phòng thu v</w:t>
      </w:r>
      <w:r>
        <w:t>ới</w:t>
      </w:r>
      <w:r w:rsidR="009B06A2">
        <w:t xml:space="preserve"> </w:t>
      </w:r>
      <w:r>
        <w:t>các thiết bị chuyên dụng. Vì thế chi phí cho việc phát triển hệ thống là rất tốn kém về chi phí cũng như thời gian.</w:t>
      </w:r>
    </w:p>
    <w:p w14:paraId="1E0AAE56" w14:textId="59A776C9" w:rsidR="001176A2" w:rsidRDefault="001176A2">
      <w:r>
        <w:t>Bởi những lý do trên, đồ án này tập trung vào tìm kiếm, thử nghiệm những kỹ thuật thích ứng giọng nói cho hệ thống tổng hợp tiếng nói tiếng Việt dựa trên mạng nơ ron học sâu.</w:t>
      </w:r>
    </w:p>
    <w:p w14:paraId="4CE77F95" w14:textId="77777777" w:rsidR="00923DFD" w:rsidRDefault="00923DFD">
      <w:pPr>
        <w:pStyle w:val="Heading3"/>
        <w:numPr>
          <w:ilvl w:val="0"/>
          <w:numId w:val="0"/>
        </w:numPr>
        <w:ind w:left="567"/>
      </w:pPr>
    </w:p>
    <w:p w14:paraId="68164B59" w14:textId="77777777" w:rsidR="00923DFD" w:rsidRDefault="00C0281C">
      <w:pPr>
        <w:spacing w:before="0" w:after="160" w:line="259" w:lineRule="auto"/>
        <w:jc w:val="left"/>
      </w:pPr>
      <w:r>
        <w:br w:type="page"/>
      </w:r>
    </w:p>
    <w:p w14:paraId="3A557577" w14:textId="77777777" w:rsidR="00923DFD" w:rsidRDefault="00C0281C">
      <w:pPr>
        <w:pStyle w:val="Heading1"/>
      </w:pPr>
      <w:bookmarkStart w:id="400" w:name="_Toc43559759"/>
      <w:r>
        <w:rPr>
          <w:lang w:val="en"/>
        </w:rPr>
        <w:lastRenderedPageBreak/>
        <w:t>CƠ SỞ LÝ THUYẾT</w:t>
      </w:r>
      <w:bookmarkEnd w:id="400"/>
    </w:p>
    <w:p w14:paraId="7B8831CA" w14:textId="77777777" w:rsidR="00923DFD" w:rsidRDefault="00C0281C">
      <w:pPr>
        <w:pStyle w:val="Heading2"/>
        <w:rPr>
          <w:lang w:val="en"/>
        </w:rPr>
      </w:pPr>
      <w:bookmarkStart w:id="401" w:name="_Toc43559760"/>
      <w:r>
        <w:rPr>
          <w:lang w:val="en"/>
        </w:rPr>
        <w:t>Tổng quan về học sâu</w:t>
      </w:r>
      <w:bookmarkEnd w:id="401"/>
    </w:p>
    <w:p w14:paraId="32EB113D" w14:textId="77777777" w:rsidR="00923DFD" w:rsidRDefault="00C0281C">
      <w:pPr>
        <w:rPr>
          <w:lang w:val="en"/>
        </w:rPr>
      </w:pPr>
      <w:r>
        <w:rPr>
          <w:lang w:val="en"/>
        </w:rPr>
        <w:t>Học sâu là một nhánh của lĩnh vực học máy, dựa trên một tập hợp các thuật toán để cố gắng mô hình dữ liệu trừu tượng hóa ở mức cao bằng cách sử dụng nhiều lớp xử lý với cấu trúc phức tạp, hoặc bằng cách khác bao gồm nhiều biến đổi phi tuyến. Chương này sẽ chủ yếu trình bày kiến thức cơ bản về kỹ thuật học sâu và ứng dụng của nói trong bài toán tổng hợp tiếng nói cũng như chuyển đổi giọng nói.</w:t>
      </w:r>
    </w:p>
    <w:p w14:paraId="7F011890" w14:textId="77777777" w:rsidR="00923DFD" w:rsidRDefault="00C0281C">
      <w:pPr>
        <w:rPr>
          <w:lang w:val="en"/>
        </w:rPr>
      </w:pPr>
      <w:r>
        <w:rPr>
          <w:lang w:val="en"/>
        </w:rPr>
        <w:t>Neural là tính từ của neuron (nơ-ron), network chỉ cấu trúc đồ thị nên neural network (NN) là một hệ thống tính toán lấy cảm hứng từ sự hoạt động của các nơ-ron trong hệ thần kinh.</w:t>
      </w:r>
    </w:p>
    <w:p w14:paraId="6818507C" w14:textId="77777777" w:rsidR="00923DFD" w:rsidRDefault="00C0281C">
      <w:pPr>
        <w:pStyle w:val="Heading3"/>
        <w:rPr>
          <w:lang w:val="en"/>
        </w:rPr>
      </w:pPr>
      <w:bookmarkStart w:id="402" w:name="_Toc43559761"/>
      <w:r>
        <w:rPr>
          <w:lang w:val="en"/>
        </w:rPr>
        <w:t>Mạng nơ ron nhân tạo</w:t>
      </w:r>
      <w:bookmarkEnd w:id="402"/>
    </w:p>
    <w:p w14:paraId="07D48EC6" w14:textId="77777777" w:rsidR="00923DFD" w:rsidRDefault="00C0281C">
      <w:pPr>
        <w:rPr>
          <w:lang w:val="en"/>
        </w:rPr>
      </w:pPr>
      <w:r>
        <w:rPr>
          <w:lang w:val="en"/>
        </w:rPr>
        <w:t>Mạng nơ ron nhân tạo (ANN) là một mô hình toán học hay mô hình tính toán được xây dựng mô phỏng theo các mạng nơ ron sinh học. ANN bao gồm các đơn vị (hay nút) được kết nối gọi là nơ ron nhân tạo. Mỗi kết nối, giống như các khớp thần kinh trong bộ não, có thể truyền tín hiệu đến các tế bào thần kinh khác. Mỗi nơ ron nhân tạo nhận tín hiệu sau đó xử lý và nó có thể báo hiệu các nơ ron được kết nối với nó. Trong ANN, tín hiệu tại một kết nối là một số thực và đầu ra của mỗi nơ ron được tính bằng một số hàm phi tuyến tính của các tổng đầu vào (input) của nó. Những kết nối được gọi là cạnh (edge). Các nơ ron và cạnh thường có trọng số (weight) được điều chỉnh trong quá trình học. Trọng số làm tăng hoặc giảm cường độ tín hiệu tại mỗi kết nối. Các nơ ron có thể có một ngưỡng sao cho tín hiệu chỉ được gửi nếu tín hiệu tổng hợp vượt qua ngưỡng đó. Thông thường các nơ ron được tổng hợp thành các lớp (layer). Các lớp khác nhau có thể thực hiện các biến đổi khác nhau trên đầu vào của chúng. Tín hiệu truyền từ lớp đầu tiên (input layer) đến lớp cuối cùng (output layer) sau khi đã đi qua các lớp nhiều lần.</w:t>
      </w:r>
      <w:commentRangeStart w:id="403"/>
      <w:commentRangeEnd w:id="403"/>
      <w:r>
        <w:commentReference w:id="403"/>
      </w:r>
    </w:p>
    <w:p w14:paraId="4A0674ED" w14:textId="77777777" w:rsidR="00923DFD" w:rsidRDefault="00C0281C">
      <w:pPr>
        <w:rPr>
          <w:lang w:val="en"/>
        </w:rPr>
      </w:pPr>
      <w:r>
        <w:rPr>
          <w:lang w:val="en"/>
        </w:rPr>
        <w:t>Mục tiêu ban đầu của ANN là giải quyết các vấn đề tương tự như bộ não của con người. Nhưng theo thời gian, sự chú ý chuyển sang thực hiện các nhiệm vụ cụ thể, dẫn đến sự sai lệch so với bộ não sinh học. ANN đã được sử dụng cho nhiều nhiệm vụ khác nhau bao gồm thị giác máy tính, xử lý ngôn ngữ tự nhiên, nhận dạng tiếng nói, tổng hợp tiếng nói, chuẩn đoán y tế, ...</w:t>
      </w:r>
    </w:p>
    <w:p w14:paraId="74C07905" w14:textId="77777777" w:rsidR="00923DFD" w:rsidRDefault="00C0281C">
      <w:pPr>
        <w:pStyle w:val="Heading3"/>
        <w:rPr>
          <w:lang w:val="en"/>
        </w:rPr>
      </w:pPr>
      <w:bookmarkStart w:id="404" w:name="_Toc43559762"/>
      <w:r>
        <w:rPr>
          <w:lang w:val="en"/>
        </w:rPr>
        <w:t>Logistic regression</w:t>
      </w:r>
      <w:bookmarkEnd w:id="404"/>
    </w:p>
    <w:p w14:paraId="16EFA0B7" w14:textId="77777777" w:rsidR="00923DFD" w:rsidRDefault="00C0281C">
      <w:pPr>
        <w:pStyle w:val="Heading5"/>
        <w:numPr>
          <w:ilvl w:val="0"/>
          <w:numId w:val="0"/>
        </w:numPr>
        <w:rPr>
          <w:lang w:val="en"/>
        </w:rPr>
      </w:pPr>
      <w:r>
        <w:rPr>
          <w:lang w:val="en"/>
        </w:rPr>
        <w:t xml:space="preserve">Logistic regression là mô hình mạng nơ ron nhân tạo đơn giản nhất chỉ với input layer và output layer. </w:t>
      </w:r>
    </w:p>
    <w:p w14:paraId="01F5558A" w14:textId="77777777" w:rsidR="00923DFD" w:rsidRDefault="00C0281C">
      <w:pPr>
        <w:rPr>
          <w:lang w:val="en"/>
        </w:rPr>
      </w:pPr>
      <w:r>
        <w:rPr>
          <w:lang w:val="en"/>
        </w:rPr>
        <w:t>Mô hình của logistic regression là:</w:t>
      </w:r>
    </w:p>
    <w:p w14:paraId="3BDF466E" w14:textId="77777777" w:rsidR="00923DFD" w:rsidRDefault="00C0281C">
      <w:r>
        <w:rPr>
          <w:lang w:val="en"/>
        </w:rPr>
        <w:t xml:space="preserve"> </w:t>
      </w:r>
      <w:commentRangeStart w:id="405"/>
      <w:commentRangeEnd w:id="405"/>
      <w:r>
        <w:commentReference w:id="405"/>
      </w: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697AF8CD" w14:textId="77777777">
        <w:tc>
          <w:tcPr>
            <w:tcW w:w="1412" w:type="dxa"/>
            <w:vAlign w:val="center"/>
          </w:tcPr>
          <w:p w14:paraId="62B834C9" w14:textId="77777777" w:rsidR="00923DFD" w:rsidRDefault="00923DFD">
            <w:pPr>
              <w:jc w:val="left"/>
            </w:pPr>
          </w:p>
        </w:tc>
        <w:tc>
          <w:tcPr>
            <w:tcW w:w="5379" w:type="dxa"/>
            <w:shd w:val="clear" w:color="auto" w:fill="auto"/>
            <w:vAlign w:val="center"/>
          </w:tcPr>
          <w:p w14:paraId="4FCDDB5C" w14:textId="77777777" w:rsidR="00923DFD" w:rsidRDefault="00762B33">
            <w:pPr>
              <w:jc w:val="left"/>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eastAsiaTheme="minorEastAsia" w:hAnsi="Cambria Math"/>
                  </w:rPr>
                  <m:t>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m:oMathPara>
          </w:p>
        </w:tc>
        <w:tc>
          <w:tcPr>
            <w:tcW w:w="1713" w:type="dxa"/>
            <w:vAlign w:val="center"/>
          </w:tcPr>
          <w:p w14:paraId="5754C0F2" w14:textId="56F0D972" w:rsidR="00923DFD" w:rsidRDefault="00C0281C">
            <w:pPr>
              <w:pStyle w:val="PT"/>
            </w:pPr>
            <w:r>
              <w:t xml:space="preserve">PT </w:t>
            </w:r>
            <w:fldSimple w:instr=" STYLEREF 1 \s ">
              <w:r w:rsidR="002741CC">
                <w:rPr>
                  <w:noProof/>
                </w:rPr>
                <w:t>2</w:t>
              </w:r>
            </w:fldSimple>
            <w:r>
              <w:t>.</w:t>
            </w:r>
            <w:fldSimple w:instr=" SEQ PT \* ARABIC \s 1 ">
              <w:r w:rsidR="002741CC">
                <w:rPr>
                  <w:noProof/>
                </w:rPr>
                <w:t>1</w:t>
              </w:r>
            </w:fldSimple>
          </w:p>
        </w:tc>
      </w:tr>
    </w:tbl>
    <w:p w14:paraId="2DA7B81A" w14:textId="77777777" w:rsidR="00923DFD" w:rsidRDefault="00923DFD"/>
    <w:p w14:paraId="0710F224" w14:textId="491F6DBC" w:rsidR="001B37D8" w:rsidRDefault="00C0281C">
      <w:pPr>
        <w:rPr>
          <w:lang w:val="en"/>
        </w:rPr>
      </w:pPr>
      <w:r>
        <w:rPr>
          <w:lang w:val="en"/>
        </w:rPr>
        <w:t xml:space="preserve">Trong đó </w:t>
      </w:r>
      <m:oMath>
        <m:r>
          <w:rPr>
            <w:rFonts w:ascii="Cambria Math" w:hAnsi="Cambria Math"/>
            <w:lang w:val="en"/>
          </w:rPr>
          <m:t>w</m:t>
        </m:r>
      </m:oMath>
      <w:r>
        <w:rPr>
          <w:rFonts w:eastAsiaTheme="minorEastAsia"/>
          <w:lang w:val="en"/>
        </w:rPr>
        <w:t xml:space="preserve"> </w:t>
      </w:r>
      <w:r>
        <w:rPr>
          <w:lang w:val="en"/>
        </w:rPr>
        <w:t xml:space="preserve">là hệ số cần tối ưu và </w:t>
      </w:r>
      <m:oMath>
        <m:r>
          <w:rPr>
            <w:rFonts w:ascii="Cambria Math" w:hAnsi="Cambria Math"/>
            <w:lang w:val="en"/>
          </w:rPr>
          <m:t>x</m:t>
        </m:r>
      </m:oMath>
      <w:r>
        <w:rPr>
          <w:lang w:val="en"/>
        </w:rPr>
        <w:t xml:space="preserve"> là dữ liệu đầu vào, </w:t>
      </w:r>
      <m:oMath>
        <m:r>
          <w:rPr>
            <w:rFonts w:ascii="Cambria Math" w:hAnsi="Cambria Math"/>
            <w:lang w:val="en"/>
          </w:rPr>
          <m:t>b</m:t>
        </m:r>
      </m:oMath>
      <w:r>
        <w:rPr>
          <w:lang w:val="en"/>
        </w:rPr>
        <w:t xml:space="preserve"> là bias.</w:t>
      </w:r>
      <w:r w:rsidR="001B37D8">
        <w:rPr>
          <w:lang w:val="en"/>
        </w:rPr>
        <w:t xml:space="preserve"> </w:t>
      </w:r>
      <m:oMath>
        <m:r>
          <w:rPr>
            <w:rFonts w:ascii="Cambria Math" w:hAnsi="Cambria Math"/>
            <w:lang w:val="en"/>
          </w:rPr>
          <m:t>θ</m:t>
        </m:r>
      </m:oMath>
      <w:r>
        <w:rPr>
          <w:lang w:val="en"/>
        </w:rPr>
        <w:t xml:space="preserve"> là hàm kích hoạt (activation functoion). Có nhiều hàm kích hoạt thường được sử dụng như là hàm sigmoid, hàm tanh, hàm ReLU.</w:t>
      </w:r>
    </w:p>
    <w:p w14:paraId="364BB479" w14:textId="57F9657B" w:rsidR="00923DFD" w:rsidRDefault="001B37D8">
      <w:pPr>
        <w:pStyle w:val="Heading3"/>
        <w:rPr>
          <w:lang w:val="en"/>
        </w:rPr>
      </w:pPr>
      <w:bookmarkStart w:id="406" w:name="_Toc43559763"/>
      <w:r>
        <w:rPr>
          <w:noProof/>
          <w:lang w:val="en"/>
        </w:rPr>
        <w:lastRenderedPageBreak/>
        <mc:AlternateContent>
          <mc:Choice Requires="wpg">
            <w:drawing>
              <wp:anchor distT="0" distB="0" distL="114300" distR="114300" simplePos="0" relativeHeight="251741184" behindDoc="0" locked="0" layoutInCell="1" allowOverlap="1" wp14:anchorId="15B70165" wp14:editId="4DB1C736">
                <wp:simplePos x="0" y="0"/>
                <wp:positionH relativeFrom="margin">
                  <wp:align>center</wp:align>
                </wp:positionH>
                <wp:positionV relativeFrom="paragraph">
                  <wp:posOffset>19050</wp:posOffset>
                </wp:positionV>
                <wp:extent cx="4025620" cy="3093720"/>
                <wp:effectExtent l="19050" t="19050" r="13335" b="0"/>
                <wp:wrapTopAndBottom/>
                <wp:docPr id="58" name="Group 58"/>
                <wp:cNvGraphicFramePr/>
                <a:graphic xmlns:a="http://schemas.openxmlformats.org/drawingml/2006/main">
                  <a:graphicData uri="http://schemas.microsoft.com/office/word/2010/wordprocessingGroup">
                    <wpg:wgp>
                      <wpg:cNvGrpSpPr/>
                      <wpg:grpSpPr>
                        <a:xfrm>
                          <a:off x="0" y="0"/>
                          <a:ext cx="4025620" cy="3093720"/>
                          <a:chOff x="0" y="0"/>
                          <a:chExt cx="4025620" cy="3093720"/>
                        </a:xfrm>
                      </wpg:grpSpPr>
                      <pic:pic xmlns:pic="http://schemas.openxmlformats.org/drawingml/2006/picture">
                        <pic:nvPicPr>
                          <pic:cNvPr id="56" name="Picture 56" descr="Activation Function - AI Wiki"/>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3360" cy="2696210"/>
                          </a:xfrm>
                          <a:prstGeom prst="rect">
                            <a:avLst/>
                          </a:prstGeom>
                          <a:noFill/>
                          <a:ln>
                            <a:solidFill>
                              <a:schemeClr val="bg2">
                                <a:lumMod val="50000"/>
                              </a:schemeClr>
                            </a:solidFill>
                          </a:ln>
                        </pic:spPr>
                      </pic:pic>
                      <wps:wsp>
                        <wps:cNvPr id="57" name="Text Box 57"/>
                        <wps:cNvSpPr txBox="1"/>
                        <wps:spPr>
                          <a:xfrm>
                            <a:off x="2895" y="2753360"/>
                            <a:ext cx="4022725" cy="340360"/>
                          </a:xfrm>
                          <a:prstGeom prst="rect">
                            <a:avLst/>
                          </a:prstGeom>
                          <a:solidFill>
                            <a:prstClr val="white"/>
                          </a:solidFill>
                          <a:ln>
                            <a:noFill/>
                          </a:ln>
                        </wps:spPr>
                        <wps:txbx>
                          <w:txbxContent>
                            <w:p w14:paraId="77F85C97" w14:textId="71BEE373" w:rsidR="001B37D8" w:rsidRPr="00462392" w:rsidRDefault="001B37D8" w:rsidP="001B37D8">
                              <w:pPr>
                                <w:pStyle w:val="Caption"/>
                                <w:rPr>
                                  <w:noProof/>
                                  <w:color w:val="000000"/>
                                  <w:sz w:val="26"/>
                                  <w:szCs w:val="26"/>
                                </w:rPr>
                              </w:pPr>
                              <w:r>
                                <w:t xml:space="preserve">Hình </w:t>
                              </w:r>
                              <w:fldSimple w:instr=" STYLEREF 1 \s ">
                                <w:r>
                                  <w:rPr>
                                    <w:noProof/>
                                  </w:rPr>
                                  <w:t>2</w:t>
                                </w:r>
                              </w:fldSimple>
                              <w:r>
                                <w:t>.</w:t>
                              </w:r>
                              <w:fldSimple w:instr=" SEQ Hình \* ARABIC \s 1 ">
                                <w:r>
                                  <w:rPr>
                                    <w:noProof/>
                                  </w:rPr>
                                  <w:t>1</w:t>
                                </w:r>
                              </w:fldSimple>
                              <w:r>
                                <w:t xml:space="preserve"> Một số hàm kích hoạt thường gặp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70165" id="Group 58" o:spid="_x0000_s1039" style="position:absolute;left:0;text-align:left;margin-left:0;margin-top:1.5pt;width:317pt;height:243.6pt;z-index:251741184;mso-position-horizontal:center;mso-position-horizontal-relative:margin" coordsize="40256,309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">
                <v:shape id="Picture 56" o:spid="_x0000_s1040" type="#_x0000_t75" alt="Activation Function - AI Wiki" style="position:absolute;width:40233;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" stroked="t" strokecolor="#747070 [1614]">
                  <v:imagedata r:id="rId37" o:title="Activation Function - AI Wiki"/>
                  <v:path arrowok="t"/>
                </v:shape>
                <v:shape id="Text Box 57" o:spid="_x0000_s1041" type="#_x0000_t202" style="position:absolute;left:28;top:27533;width:40228;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77F85C97" w14:textId="71BEE373" w:rsidR="001B37D8" w:rsidRPr="00462392" w:rsidRDefault="001B37D8" w:rsidP="001B37D8">
                        <w:pPr>
                          <w:pStyle w:val="Caption"/>
                          <w:rPr>
                            <w:noProof/>
                            <w:color w:val="000000"/>
                            <w:sz w:val="26"/>
                            <w:szCs w:val="26"/>
                          </w:rPr>
                        </w:pPr>
                        <w:r>
                          <w:t xml:space="preserve">Hình </w:t>
                        </w:r>
                        <w:fldSimple w:instr=" STYLEREF 1 \s ">
                          <w:r>
                            <w:rPr>
                              <w:noProof/>
                            </w:rPr>
                            <w:t>2</w:t>
                          </w:r>
                        </w:fldSimple>
                        <w:r>
                          <w:t>.</w:t>
                        </w:r>
                        <w:fldSimple w:instr=" SEQ Hình \* ARABIC \s 1 ">
                          <w:r>
                            <w:rPr>
                              <w:noProof/>
                            </w:rPr>
                            <w:t>1</w:t>
                          </w:r>
                        </w:fldSimple>
                        <w:r>
                          <w:t xml:space="preserve"> Một số hàm kích hoạt thường gặp</w:t>
                        </w:r>
                      </w:p>
                    </w:txbxContent>
                  </v:textbox>
                </v:shape>
                <w10:wrap type="topAndBottom" anchorx="margin"/>
              </v:group>
            </w:pict>
          </mc:Fallback>
        </mc:AlternateContent>
      </w:r>
      <w:r w:rsidR="00C0281C">
        <w:rPr>
          <w:lang w:val="en"/>
        </w:rPr>
        <w:t>Mạng nơ ron học sâu</w:t>
      </w:r>
      <w:bookmarkEnd w:id="406"/>
    </w:p>
    <w:p w14:paraId="115755E9" w14:textId="77777777" w:rsidR="00923DFD" w:rsidRDefault="00C0281C">
      <w:pPr>
        <w:rPr>
          <w:lang w:val="en"/>
        </w:rPr>
      </w:pPr>
      <w:r>
        <w:rPr>
          <w:lang w:val="en"/>
        </w:rPr>
        <w:t xml:space="preserve">Mạng nơ ron học sâu (DNN-Deep neural Network) là một mạng nơ ron nhân tạo (ANN) với nhiều đơn vị lớp ẩn giữa lớp đầu vào và đầu ra. </w:t>
      </w:r>
    </w:p>
    <w:p w14:paraId="5E8777DA" w14:textId="77777777" w:rsidR="00923DFD" w:rsidRDefault="00923DFD">
      <w:pPr>
        <w:rPr>
          <w:lang w:val="en"/>
        </w:rPr>
      </w:pPr>
    </w:p>
    <w:p w14:paraId="0E0DC67B" w14:textId="77777777" w:rsidR="00923DFD" w:rsidRDefault="00C0281C">
      <w:pPr>
        <w:pStyle w:val="Heading2"/>
        <w:rPr>
          <w:lang w:val="en"/>
        </w:rPr>
      </w:pPr>
      <w:bookmarkStart w:id="407" w:name="_Toc43559764"/>
      <w:r>
        <w:rPr>
          <w:lang w:val="en"/>
        </w:rPr>
        <w:t>Tổng hợp tiếng nói dựa trên công nghệ học sâu</w:t>
      </w:r>
      <w:bookmarkEnd w:id="407"/>
    </w:p>
    <w:p w14:paraId="41841FD2" w14:textId="7D334A7D" w:rsidR="00923DFD" w:rsidRDefault="00C0281C">
      <w:pPr>
        <w:rPr>
          <w:lang w:val="en"/>
        </w:rPr>
      </w:pPr>
      <w:r>
        <w:rPr>
          <w:noProof/>
          <w:lang w:val="en"/>
        </w:rPr>
        <mc:AlternateContent>
          <mc:Choice Requires="wpg">
            <w:drawing>
              <wp:anchor distT="0" distB="0" distL="114300" distR="114300" simplePos="0" relativeHeight="251721728" behindDoc="0" locked="0" layoutInCell="1" allowOverlap="1" wp14:anchorId="26C41D60" wp14:editId="73CA725B">
                <wp:simplePos x="0" y="0"/>
                <wp:positionH relativeFrom="margin">
                  <wp:align>center</wp:align>
                </wp:positionH>
                <wp:positionV relativeFrom="paragraph">
                  <wp:posOffset>2059305</wp:posOffset>
                </wp:positionV>
                <wp:extent cx="4025900" cy="1351915"/>
                <wp:effectExtent l="19050" t="19050" r="13335" b="635"/>
                <wp:wrapTopAndBottom/>
                <wp:docPr id="44" name="Group 44"/>
                <wp:cNvGraphicFramePr/>
                <a:graphic xmlns:a="http://schemas.openxmlformats.org/drawingml/2006/main">
                  <a:graphicData uri="http://schemas.microsoft.com/office/word/2010/wordprocessingGroup">
                    <wpg:wgp>
                      <wpg:cNvGrpSpPr/>
                      <wpg:grpSpPr>
                        <a:xfrm>
                          <a:off x="0" y="0"/>
                          <a:ext cx="4025620" cy="1351915"/>
                          <a:chOff x="0" y="0"/>
                          <a:chExt cx="4025620" cy="1351915"/>
                        </a:xfrm>
                      </wpg:grpSpPr>
                      <pic:pic xmlns:pic="http://schemas.openxmlformats.org/drawingml/2006/picture">
                        <pic:nvPicPr>
                          <pic:cNvPr id="41" name="Picture 41" descr="A picture containing screensho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23360" cy="775970"/>
                          </a:xfrm>
                          <a:prstGeom prst="rect">
                            <a:avLst/>
                          </a:prstGeom>
                          <a:ln>
                            <a:solidFill>
                              <a:schemeClr val="bg2">
                                <a:lumMod val="50000"/>
                              </a:schemeClr>
                            </a:solidFill>
                          </a:ln>
                        </pic:spPr>
                      </pic:pic>
                      <wps:wsp>
                        <wps:cNvPr id="42" name="Text Box 42"/>
                        <wps:cNvSpPr txBox="1"/>
                        <wps:spPr>
                          <a:xfrm>
                            <a:off x="2895" y="836295"/>
                            <a:ext cx="4022725" cy="515620"/>
                          </a:xfrm>
                          <a:prstGeom prst="rect">
                            <a:avLst/>
                          </a:prstGeom>
                          <a:solidFill>
                            <a:prstClr val="white"/>
                          </a:solidFill>
                          <a:ln>
                            <a:noFill/>
                          </a:ln>
                        </wps:spPr>
                        <wps:txbx>
                          <w:txbxContent>
                            <w:p w14:paraId="397A0EC8" w14:textId="15BF5F61"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08" w:name="_Ref43263001"/>
                              <w:bookmarkStart w:id="409" w:name="_Toc43426228"/>
                              <w:r>
                                <w:t xml:space="preserve">Hình </w:t>
                              </w:r>
                              <w:fldSimple w:instr=" STYLEREF 1 \s ">
                                <w:r w:rsidR="001B37D8">
                                  <w:rPr>
                                    <w:noProof/>
                                  </w:rPr>
                                  <w:t>2</w:t>
                                </w:r>
                              </w:fldSimple>
                              <w:r w:rsidR="001B37D8">
                                <w:t>.</w:t>
                              </w:r>
                              <w:fldSimple w:instr=" SEQ Hình \* ARABIC \s 1 ">
                                <w:r w:rsidR="001B37D8">
                                  <w:rPr>
                                    <w:noProof/>
                                  </w:rPr>
                                  <w:t>2</w:t>
                                </w:r>
                              </w:fldSimple>
                              <w:bookmarkEnd w:id="408"/>
                              <w:r>
                                <w:t xml:space="preserve"> Kiến trúc cơ bản của hệ thống thổng hợp tiếng nói dựa trên phương pháp học sâu</w:t>
                              </w:r>
                              <w:bookmarkEnd w:id="409"/>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26C41D60" id="Group 44" o:spid="_x0000_s1042" style="position:absolute;left:0;text-align:left;margin-left:0;margin-top:162.15pt;width:317pt;height:106.45pt;z-index:251721728;mso-position-horizontal:center;mso-position-horizontal-relative:margin" coordsize="40256,135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">
                <v:shape id="Picture 41" o:spid="_x0000_s1043" type="#_x0000_t75" alt="A picture containing screenshot&#10;&#10;Description automatically generated" style="position:absolute;width:40233;height:7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" stroked="t" strokecolor="#747070 [1614]">
                  <v:imagedata r:id="rId39" o:title="A picture containing screenshot&#10;&#10;Description automatically generated"/>
                  <v:path arrowok="t"/>
                </v:shape>
                <v:shape id="Text Box 42" o:spid="_x0000_s1044" type="#_x0000_t202" style="position:absolute;left:28;top:8362;width:40228;height:5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397A0EC8" w14:textId="15BF5F61"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10" w:name="_Ref43263001"/>
                        <w:bookmarkStart w:id="411" w:name="_Toc43426228"/>
                        <w:r>
                          <w:t xml:space="preserve">Hình </w:t>
                        </w:r>
                        <w:fldSimple w:instr=" STYLEREF 1 \s ">
                          <w:r w:rsidR="001B37D8">
                            <w:rPr>
                              <w:noProof/>
                            </w:rPr>
                            <w:t>2</w:t>
                          </w:r>
                        </w:fldSimple>
                        <w:r w:rsidR="001B37D8">
                          <w:t>.</w:t>
                        </w:r>
                        <w:fldSimple w:instr=" SEQ Hình \* ARABIC \s 1 ">
                          <w:r w:rsidR="001B37D8">
                            <w:rPr>
                              <w:noProof/>
                            </w:rPr>
                            <w:t>2</w:t>
                          </w:r>
                        </w:fldSimple>
                        <w:bookmarkEnd w:id="410"/>
                        <w:r>
                          <w:t xml:space="preserve"> Kiến trúc cơ bản của hệ thống thổng hợp tiếng nói dựa trên phương pháp học sâu</w:t>
                        </w:r>
                        <w:bookmarkEnd w:id="411"/>
                      </w:p>
                    </w:txbxContent>
                  </v:textbox>
                </v:shape>
                <w10:wrap type="topAndBottom" anchorx="margin"/>
              </v:group>
            </w:pict>
          </mc:Fallback>
        </mc:AlternateContent>
      </w:r>
      <w:r>
        <w:rPr>
          <w:lang w:val="en"/>
        </w:rPr>
        <w:t>Mô hình âm học dựa trên mô hình Markov ẩn (HMM) và mô hình GMM là hai loại phổ biến nhất được sử dụng trong quá trình tạo tín hiệu tiếng nói từ chuỗi kỹ tự đầu vào (thường là chuỗi âm vị) thông qua việc tạo trực tiếp các đặc trưng âm học của tiếng nói [*]</w:t>
      </w:r>
      <w:commentRangeStart w:id="412"/>
      <w:commentRangeEnd w:id="412"/>
      <w:r>
        <w:commentReference w:id="412"/>
      </w:r>
      <w:r>
        <w:rPr>
          <w:lang w:val="en"/>
        </w:rPr>
        <w:t xml:space="preserve">. Tuy nhiên những mô hình kiểu này có những giới hạn trong việc biểu diễn mối quan hệ phức tạp và phi tuyến giữa chuỗi ký tự đầy vào và các đặc trưng âm học [*]. Với sự phát triển của công nghệ học sâu, các mạng nơ ron học sâu (DNN) ngày càng được sử dụng rộng rãi và cho thấy ưu điểm so với các phương pháp thông thường (như HMM hoặc GMM). </w:t>
      </w:r>
      <w:r>
        <w:rPr>
          <w:lang w:val="en"/>
        </w:rPr>
        <w:fldChar w:fldCharType="begin"/>
      </w:r>
      <w:r>
        <w:rPr>
          <w:lang w:val="en"/>
        </w:rPr>
        <w:instrText xml:space="preserve"> REF _Ref43263001 \h </w:instrText>
      </w:r>
      <w:r>
        <w:rPr>
          <w:lang w:val="en"/>
        </w:rPr>
      </w:r>
      <w:r>
        <w:rPr>
          <w:lang w:val="en"/>
        </w:rPr>
        <w:fldChar w:fldCharType="separate"/>
      </w:r>
      <w:r w:rsidR="002741CC">
        <w:t xml:space="preserve">Hình </w:t>
      </w:r>
      <w:r w:rsidR="002741CC">
        <w:rPr>
          <w:noProof/>
        </w:rPr>
        <w:t>2</w:t>
      </w:r>
      <w:r w:rsidR="002741CC">
        <w:t>.</w:t>
      </w:r>
      <w:r w:rsidR="002741CC">
        <w:rPr>
          <w:noProof/>
        </w:rPr>
        <w:t>1</w:t>
      </w:r>
      <w:r>
        <w:rPr>
          <w:lang w:val="en"/>
        </w:rPr>
        <w:fldChar w:fldCharType="end"/>
      </w:r>
      <w:r>
        <w:rPr>
          <w:lang w:val="en"/>
        </w:rPr>
        <w:t xml:space="preserve"> mô tả một kiến trúc cơ bản của hệ thống tổng hợp tiếng nói dựa trên phương pháp học sâu.</w:t>
      </w:r>
      <w:r>
        <w:rPr>
          <w:lang w:val="en"/>
        </w:rPr>
        <w:tab/>
      </w:r>
    </w:p>
    <w:p w14:paraId="00D7A669" w14:textId="77777777" w:rsidR="00923DFD" w:rsidRDefault="00C0281C">
      <w:pPr>
        <w:rPr>
          <w:lang w:val="en"/>
        </w:rPr>
      </w:pPr>
      <w:r>
        <w:rPr>
          <w:lang w:val="en"/>
        </w:rPr>
        <w:t>Có thể thấy rằng hệ thống gồm ba mô đun chính, trong đó:</w:t>
      </w:r>
    </w:p>
    <w:p w14:paraId="6C17CC87" w14:textId="77777777" w:rsidR="00923DFD" w:rsidRDefault="00C0281C">
      <w:pPr>
        <w:pStyle w:val="ListParagraph"/>
        <w:numPr>
          <w:ilvl w:val="0"/>
          <w:numId w:val="3"/>
        </w:numPr>
        <w:rPr>
          <w:lang w:val="en"/>
        </w:rPr>
      </w:pPr>
      <w:r>
        <w:rPr>
          <w:lang w:val="en"/>
        </w:rPr>
        <w:t>Mô đun trích chọn đặc trưng ngôn ngữ: văn bản đầu vào được xử lý, phân tích và trích chọn bởi bộ Linguistic Features Extraction ra thành các vec tơ đặc trưng ngôn ngữ, các vec tơ này thường bao gồm các thông tin về chuỗi âm vị, vị trí tương đối của âm vị trong câu, cụm từ hay từ, số lượng âm vị trong câu, trong cụm từ hay trong từ,…</w:t>
      </w:r>
    </w:p>
    <w:p w14:paraId="680E54B2" w14:textId="77777777" w:rsidR="00923DFD" w:rsidRDefault="00C0281C">
      <w:pPr>
        <w:pStyle w:val="ListParagraph"/>
        <w:numPr>
          <w:ilvl w:val="0"/>
          <w:numId w:val="3"/>
        </w:numPr>
        <w:rPr>
          <w:rStyle w:val="fontstyle01"/>
          <w:lang w:val="en"/>
        </w:rPr>
      </w:pPr>
      <w:r>
        <w:rPr>
          <w:rStyle w:val="fontstyle01"/>
        </w:rPr>
        <w:lastRenderedPageBreak/>
        <w:t>Mô đun Parameter Generation có nhiệm vụ chuyển hóa các đặc trưng ngôn ngữ ở</w:t>
      </w:r>
      <w:r>
        <w:t xml:space="preserve"> </w:t>
      </w:r>
      <w:r>
        <w:rPr>
          <w:rStyle w:val="fontstyle01"/>
        </w:rPr>
        <w:t>đầu vào thành thành các đặc trưng âm học tương ứng, với hệ thống tổng hợp tiếng nói được xây dựng dựa trên phương pháp học sâu, thì mô đun này sử dụng mạng nơ ron học sâu DNN để dự đoán các đặc trưng âm học từ đặc trưng ngôn ngữ đầu vào.</w:t>
      </w:r>
    </w:p>
    <w:p w14:paraId="08D42D93" w14:textId="77777777" w:rsidR="00923DFD" w:rsidRDefault="00C0281C">
      <w:pPr>
        <w:pStyle w:val="ListParagraph"/>
        <w:numPr>
          <w:ilvl w:val="0"/>
          <w:numId w:val="3"/>
        </w:numPr>
        <w:rPr>
          <w:lang w:val="en"/>
        </w:rPr>
      </w:pPr>
      <w:r>
        <w:rPr>
          <w:lang w:val="en"/>
        </w:rPr>
        <w:t>Mô đun tạo tín hiệu tiếng nói: Các đặc trưng âm học được mô đun này chuyển hóa thành tín hiệu tiếng nói</w:t>
      </w:r>
    </w:p>
    <w:p w14:paraId="4EE50C03" w14:textId="4671EE73" w:rsidR="00923DFD" w:rsidRDefault="00C0281C">
      <w:pPr>
        <w:rPr>
          <w:lang w:val="en"/>
        </w:rPr>
      </w:pPr>
      <w:r>
        <w:rPr>
          <w:lang w:val="en"/>
        </w:rPr>
        <w:t xml:space="preserve">Chi tiết từng mô đun sẽ được trình trong các mục </w:t>
      </w:r>
      <w:r>
        <w:rPr>
          <w:lang w:val="en"/>
        </w:rPr>
        <w:fldChar w:fldCharType="begin"/>
      </w:r>
      <w:r>
        <w:rPr>
          <w:lang w:val="en"/>
        </w:rPr>
        <w:instrText xml:space="preserve"> REF _Ref43263406 \r \h </w:instrText>
      </w:r>
      <w:r>
        <w:rPr>
          <w:lang w:val="en"/>
        </w:rPr>
      </w:r>
      <w:r>
        <w:rPr>
          <w:lang w:val="en"/>
        </w:rPr>
        <w:fldChar w:fldCharType="separate"/>
      </w:r>
      <w:r w:rsidR="002741CC">
        <w:rPr>
          <w:lang w:val="en"/>
        </w:rPr>
        <w:t>2.2.1</w:t>
      </w:r>
      <w:r>
        <w:rPr>
          <w:lang w:val="en"/>
        </w:rPr>
        <w:fldChar w:fldCharType="end"/>
      </w:r>
      <w:r>
        <w:rPr>
          <w:lang w:val="en"/>
        </w:rPr>
        <w:t xml:space="preserve">, </w:t>
      </w:r>
      <w:r>
        <w:rPr>
          <w:lang w:val="en"/>
        </w:rPr>
        <w:fldChar w:fldCharType="begin"/>
      </w:r>
      <w:r>
        <w:rPr>
          <w:lang w:val="en"/>
        </w:rPr>
        <w:instrText xml:space="preserve"> REF _Ref43263410 \r \h </w:instrText>
      </w:r>
      <w:r>
        <w:rPr>
          <w:lang w:val="en"/>
        </w:rPr>
      </w:r>
      <w:r>
        <w:rPr>
          <w:lang w:val="en"/>
        </w:rPr>
        <w:fldChar w:fldCharType="separate"/>
      </w:r>
      <w:r w:rsidR="002741CC">
        <w:rPr>
          <w:lang w:val="en"/>
        </w:rPr>
        <w:t>2.2.2</w:t>
      </w:r>
      <w:r>
        <w:rPr>
          <w:lang w:val="en"/>
        </w:rPr>
        <w:fldChar w:fldCharType="end"/>
      </w:r>
      <w:r>
        <w:rPr>
          <w:lang w:val="en"/>
        </w:rPr>
        <w:t xml:space="preserve"> và </w:t>
      </w:r>
      <w:r>
        <w:rPr>
          <w:lang w:val="en"/>
        </w:rPr>
        <w:fldChar w:fldCharType="begin"/>
      </w:r>
      <w:r>
        <w:rPr>
          <w:lang w:val="en"/>
        </w:rPr>
        <w:instrText xml:space="preserve"> REF _Ref43263413 \r \h </w:instrText>
      </w:r>
      <w:r>
        <w:rPr>
          <w:lang w:val="en"/>
        </w:rPr>
      </w:r>
      <w:r>
        <w:rPr>
          <w:lang w:val="en"/>
        </w:rPr>
        <w:fldChar w:fldCharType="separate"/>
      </w:r>
      <w:r w:rsidR="002741CC">
        <w:rPr>
          <w:lang w:val="en"/>
        </w:rPr>
        <w:t>2.2.3</w:t>
      </w:r>
      <w:r>
        <w:rPr>
          <w:lang w:val="en"/>
        </w:rPr>
        <w:fldChar w:fldCharType="end"/>
      </w:r>
    </w:p>
    <w:p w14:paraId="440A9DFD" w14:textId="77777777" w:rsidR="00923DFD" w:rsidRDefault="00C0281C">
      <w:pPr>
        <w:pStyle w:val="Heading3"/>
        <w:rPr>
          <w:lang w:val="en"/>
        </w:rPr>
      </w:pPr>
      <w:bookmarkStart w:id="413" w:name="_Ref43263406"/>
      <w:bookmarkStart w:id="414" w:name="_Toc43559765"/>
      <w:r>
        <w:rPr>
          <w:lang w:val="en"/>
        </w:rPr>
        <w:t>Trích chọn đặc trưng ngôn ngữ</w:t>
      </w:r>
      <w:bookmarkEnd w:id="413"/>
      <w:bookmarkEnd w:id="414"/>
    </w:p>
    <w:p w14:paraId="665BD703" w14:textId="77777777" w:rsidR="00923DFD" w:rsidRDefault="00C0281C">
      <w:pPr>
        <w:rPr>
          <w:lang w:val="en"/>
        </w:rPr>
      </w:pPr>
      <w:r>
        <w:rPr>
          <w:lang w:val="en"/>
        </w:rPr>
        <w:t xml:space="preserve">Các đặc trưng ngôn ngữ được sử dụng để làm đầu vào cho mô hình âm học bao gồm các thông tin như: âm vị hiện tại, vị trí của âm vị trong câu, cụm từ, vị trí từ trong câu, số lượng âm vị trong từ hay thanh điệu hiện tại là gì, … Các thông tin này cũng được phân theo các mức như: mức âm vị, mức âm tiết, mức từ, mức cụm từ, mức </w:t>
      </w:r>
      <w:commentRangeStart w:id="415"/>
      <w:r>
        <w:rPr>
          <w:lang w:val="en"/>
        </w:rPr>
        <w:t>câu</w:t>
      </w:r>
      <w:commentRangeEnd w:id="415"/>
      <w:r>
        <w:rPr>
          <w:rStyle w:val="CommentReference"/>
        </w:rPr>
        <w:commentReference w:id="415"/>
      </w:r>
      <w:r>
        <w:rPr>
          <w:lang w:val="en"/>
        </w:rPr>
        <w:t xml:space="preserve"> [*]. Để lấy được các đặc trưng ngôn ngữ trên, văn bản đầu vào sẽ được xử lý theo các bước như sau:</w:t>
      </w:r>
    </w:p>
    <w:p w14:paraId="0100BAA6" w14:textId="77777777" w:rsidR="00923DFD" w:rsidRDefault="00C0281C">
      <w:pPr>
        <w:pStyle w:val="ListParagraph"/>
        <w:numPr>
          <w:ilvl w:val="0"/>
          <w:numId w:val="3"/>
        </w:numPr>
        <w:rPr>
          <w:lang w:val="en"/>
        </w:rPr>
      </w:pPr>
      <w:r>
        <w:rPr>
          <w:lang w:val="en"/>
        </w:rPr>
        <w:t>Văn bản đầu vào sẽ được chuyển thành một chuỗi âm vị nhờ từ điển phiên âm tương ứng với ngôn ngữ đang tổng hợp</w:t>
      </w:r>
    </w:p>
    <w:p w14:paraId="14052748" w14:textId="77777777" w:rsidR="00923DFD" w:rsidRDefault="00C0281C">
      <w:pPr>
        <w:pStyle w:val="ListParagraph"/>
        <w:numPr>
          <w:ilvl w:val="0"/>
          <w:numId w:val="3"/>
        </w:numPr>
        <w:rPr>
          <w:lang w:val="en"/>
        </w:rPr>
      </w:pPr>
      <w:r>
        <w:rPr>
          <w:lang w:val="en"/>
        </w:rPr>
        <w:t>Văn bản đầu vào sẽ được cho qua một hệ thống xử lý ngôn ngữ tự nhiên để trích chọn các thông tin về ngôn ngữ, hệ thống xử lý ngôn ngữ tự nhiên này được xây dựng trên cơ sở ba mô hình: mô hình tách từ (word segmentation) để tách văn bản thành chuỗi các từ, mô hình gán nhãn từ loại (part of speech tag) để gán nhãn các từ thành từ loại tương ứng (danh từ, động từ, đại từ, giới từ, trạng từ, …) và mô hình phân tách cụm từ (text chunking) để tách văn bản thành các cụm từ và kèm theo thông tin về vị trí của các từ trong cụm.</w:t>
      </w:r>
    </w:p>
    <w:p w14:paraId="24C0B8BF" w14:textId="77777777" w:rsidR="00923DFD" w:rsidRDefault="00C0281C">
      <w:pPr>
        <w:pStyle w:val="ListParagraph"/>
        <w:numPr>
          <w:ilvl w:val="0"/>
          <w:numId w:val="3"/>
        </w:numPr>
        <w:rPr>
          <w:lang w:val="en"/>
        </w:rPr>
      </w:pPr>
      <w:r>
        <w:rPr>
          <w:noProof/>
          <w:lang w:val="en"/>
        </w:rPr>
        <mc:AlternateContent>
          <mc:Choice Requires="wpg">
            <w:drawing>
              <wp:anchor distT="0" distB="0" distL="114300" distR="114300" simplePos="0" relativeHeight="251683840" behindDoc="0" locked="0" layoutInCell="1" allowOverlap="1" wp14:anchorId="57B858EC" wp14:editId="3891FF06">
                <wp:simplePos x="0" y="0"/>
                <wp:positionH relativeFrom="margin">
                  <wp:posOffset>753745</wp:posOffset>
                </wp:positionH>
                <wp:positionV relativeFrom="paragraph">
                  <wp:posOffset>760095</wp:posOffset>
                </wp:positionV>
                <wp:extent cx="4023360" cy="2702560"/>
                <wp:effectExtent l="0" t="0" r="0" b="2540"/>
                <wp:wrapTopAndBottom/>
                <wp:docPr id="18" name="Group 18"/>
                <wp:cNvGraphicFramePr/>
                <a:graphic xmlns:a="http://schemas.openxmlformats.org/drawingml/2006/main">
                  <a:graphicData uri="http://schemas.microsoft.com/office/word/2010/wordprocessingGroup">
                    <wpg:wgp>
                      <wpg:cNvGrpSpPr/>
                      <wpg:grpSpPr>
                        <a:xfrm>
                          <a:off x="0" y="0"/>
                          <a:ext cx="4023360" cy="2702560"/>
                          <a:chOff x="0" y="0"/>
                          <a:chExt cx="4023360" cy="2702560"/>
                        </a:xfrm>
                      </wpg:grpSpPr>
                      <pic:pic xmlns:pic="http://schemas.openxmlformats.org/drawingml/2006/picture">
                        <pic:nvPicPr>
                          <pic:cNvPr id="16" name="Picture 16"/>
                          <pic:cNvPicPr>
                            <a:picLocks noChangeAspect="1"/>
                          </pic:cNvPicPr>
                        </pic:nvPicPr>
                        <pic:blipFill>
                          <a:blip r:embed="rId40">
                            <a:grayscl/>
                            <a:extLst>
                              <a:ext uri="{BEBA8EAE-BF5A-486C-A8C5-ECC9F3942E4B}">
                                <a14:imgProps xmlns:a14="http://schemas.microsoft.com/office/drawing/2010/main">
                                  <a14:imgLayer r:embed="rId41">
                                    <a14:imgEffect>
                                      <a14:brightnessContrast contrast="-25000"/>
                                    </a14:imgEffect>
                                  </a14:imgLayer>
                                </a14:imgProps>
                              </a:ext>
                              <a:ext uri="{28A0092B-C50C-407E-A947-70E740481C1C}">
                                <a14:useLocalDpi xmlns:a14="http://schemas.microsoft.com/office/drawing/2010/main" val="0"/>
                              </a:ext>
                            </a:extLst>
                          </a:blip>
                          <a:srcRect/>
                          <a:stretch>
                            <a:fillRect/>
                          </a:stretch>
                        </pic:blipFill>
                        <pic:spPr>
                          <a:xfrm>
                            <a:off x="0" y="0"/>
                            <a:ext cx="4023360" cy="2304415"/>
                          </a:xfrm>
                          <a:prstGeom prst="rect">
                            <a:avLst/>
                          </a:prstGeom>
                          <a:noFill/>
                          <a:ln>
                            <a:noFill/>
                          </a:ln>
                        </pic:spPr>
                      </pic:pic>
                      <wps:wsp>
                        <wps:cNvPr id="17" name="Text Box 17"/>
                        <wps:cNvSpPr txBox="1"/>
                        <wps:spPr>
                          <a:xfrm>
                            <a:off x="0" y="2362200"/>
                            <a:ext cx="4023360" cy="340360"/>
                          </a:xfrm>
                          <a:prstGeom prst="rect">
                            <a:avLst/>
                          </a:prstGeom>
                          <a:solidFill>
                            <a:prstClr val="white"/>
                          </a:solidFill>
                          <a:ln>
                            <a:noFill/>
                          </a:ln>
                        </wps:spPr>
                        <wps:txbx>
                          <w:txbxContent>
                            <w:p w14:paraId="0B84F094" w14:textId="7181E9A5"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16" w:name="_Toc43426229"/>
                              <w:r>
                                <w:t xml:space="preserve">Hình </w:t>
                              </w:r>
                              <w:fldSimple w:instr=" STYLEREF 1 \s ">
                                <w:r w:rsidR="001B37D8">
                                  <w:rPr>
                                    <w:noProof/>
                                  </w:rPr>
                                  <w:t>2</w:t>
                                </w:r>
                              </w:fldSimple>
                              <w:r w:rsidR="001B37D8">
                                <w:t>.</w:t>
                              </w:r>
                              <w:fldSimple w:instr=" SEQ Hình \* ARABIC \s 1 ">
                                <w:r w:rsidR="001B37D8">
                                  <w:rPr>
                                    <w:noProof/>
                                  </w:rPr>
                                  <w:t>3</w:t>
                                </w:r>
                              </w:fldSimple>
                              <w:r>
                                <w:t xml:space="preserve"> Biểu diễn đặc trưng ngôn ngữ học của văn bản [*]</w:t>
                              </w:r>
                              <w:bookmarkEnd w:id="416"/>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57B858EC" id="Group 18" o:spid="_x0000_s1045" style="position:absolute;left:0;text-align:left;margin-left:59.35pt;margin-top:59.85pt;width:316.8pt;height:212.8pt;z-index:251683840;mso-position-horizontal-relative:margin" coordsize="40233,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">
                <v:shape id="Picture 16" o:spid="_x0000_s1046" type="#_x0000_t75" style="position:absolute;width:40233;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">
                  <v:imagedata r:id="rId42" o:title="" grayscale="t"/>
                </v:shape>
                <v:shape id="Text Box 17" o:spid="_x0000_s1047" type="#_x0000_t202" style="position:absolute;top:23622;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B84F094" w14:textId="7181E9A5"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17" w:name="_Toc43426229"/>
                        <w:r>
                          <w:t xml:space="preserve">Hình </w:t>
                        </w:r>
                        <w:fldSimple w:instr=" STYLEREF 1 \s ">
                          <w:r w:rsidR="001B37D8">
                            <w:rPr>
                              <w:noProof/>
                            </w:rPr>
                            <w:t>2</w:t>
                          </w:r>
                        </w:fldSimple>
                        <w:r w:rsidR="001B37D8">
                          <w:t>.</w:t>
                        </w:r>
                        <w:fldSimple w:instr=" SEQ Hình \* ARABIC \s 1 ">
                          <w:r w:rsidR="001B37D8">
                            <w:rPr>
                              <w:noProof/>
                            </w:rPr>
                            <w:t>3</w:t>
                          </w:r>
                        </w:fldSimple>
                        <w:r>
                          <w:t xml:space="preserve"> Biểu diễn đặc trưng ngôn ngữ học của văn bản [*]</w:t>
                        </w:r>
                        <w:bookmarkEnd w:id="417"/>
                      </w:p>
                    </w:txbxContent>
                  </v:textbox>
                </v:shape>
                <w10:wrap type="topAndBottom" anchorx="margin"/>
              </v:group>
            </w:pict>
          </mc:Fallback>
        </mc:AlternateContent>
      </w:r>
      <w:r>
        <w:rPr>
          <w:lang w:val="en"/>
        </w:rPr>
        <w:t>Từ chuỗi âm vị được chuyển hóa và các kết quả của việc tách từ, gán nhãn từ loại, tách cụm từ ta tiền hành tính toán các thông tin đặc trưng ngôn ngữ của văn bản.</w:t>
      </w:r>
    </w:p>
    <w:p w14:paraId="060E206B" w14:textId="77777777" w:rsidR="00923DFD" w:rsidRDefault="00C0281C">
      <w:pPr>
        <w:rPr>
          <w:lang w:val="en"/>
        </w:rPr>
      </w:pPr>
      <w:r>
        <w:rPr>
          <w:lang w:val="en"/>
        </w:rPr>
        <w:lastRenderedPageBreak/>
        <w:t>Các đặc trưng ngôn ngữ trích chọn được từ quá trình trên bao gồm các thông tin như:</w:t>
      </w:r>
    </w:p>
    <w:p w14:paraId="66FE5F01" w14:textId="77777777" w:rsidR="00923DFD" w:rsidRDefault="00C0281C">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âm vị: bao gồm các</w:t>
      </w:r>
      <w:r>
        <w:rPr>
          <w:rStyle w:val="normaltextrun"/>
          <w:rFonts w:ascii="Calibri" w:hAnsi="Calibri" w:cs="Calibri"/>
          <w:color w:val="000000"/>
          <w:sz w:val="26"/>
          <w:szCs w:val="26"/>
          <w:lang w:val="en"/>
        </w:rPr>
        <w:t> âm vị hiện tại, phía trước, phía sau, thông tin về vị trí âm vị trong âm tiết</w:t>
      </w:r>
      <w:r>
        <w:rPr>
          <w:rStyle w:val="normaltextrun"/>
          <w:color w:val="000000"/>
          <w:sz w:val="26"/>
          <w:szCs w:val="26"/>
          <w:lang w:val="en"/>
        </w:rPr>
        <w:t>, từ cụm từ, …</w:t>
      </w:r>
      <w:r>
        <w:rPr>
          <w:rStyle w:val="eop"/>
          <w:color w:val="000000"/>
          <w:sz w:val="26"/>
          <w:szCs w:val="26"/>
        </w:rPr>
        <w:t> </w:t>
      </w:r>
    </w:p>
    <w:p w14:paraId="478F9F6A" w14:textId="77777777" w:rsidR="00923DFD" w:rsidRDefault="00C0281C">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âm tiết: bao gồm thông tin về số lượng âm vị của âm tiết hiện tại, phía trước, phía sau, thông tin về thanh điệu và vị trí của âm tiết trong từ, cụm từ, …</w:t>
      </w:r>
      <w:r>
        <w:rPr>
          <w:rStyle w:val="eop"/>
          <w:color w:val="000000"/>
          <w:sz w:val="26"/>
          <w:szCs w:val="26"/>
        </w:rPr>
        <w:t> </w:t>
      </w:r>
    </w:p>
    <w:p w14:paraId="6BE372D5" w14:textId="77777777" w:rsidR="00923DFD" w:rsidRDefault="00C0281C">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từ: bao gồm các thông tin về nhãn từ loại, số lượng âm tiết của từ hiện tại, và các từ kề nó.</w:t>
      </w:r>
      <w:r>
        <w:rPr>
          <w:rStyle w:val="eop"/>
          <w:color w:val="000000"/>
          <w:sz w:val="26"/>
          <w:szCs w:val="26"/>
        </w:rPr>
        <w:t> </w:t>
      </w:r>
    </w:p>
    <w:p w14:paraId="0FB9409B" w14:textId="77777777" w:rsidR="00923DFD" w:rsidRDefault="00C0281C">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cụm từ: bao gồm số lượng từ, âm tiết trong cụm từ hiện tại, phía trước, phía sau.</w:t>
      </w:r>
      <w:r>
        <w:rPr>
          <w:rStyle w:val="eop"/>
          <w:color w:val="000000"/>
          <w:sz w:val="26"/>
          <w:szCs w:val="26"/>
        </w:rPr>
        <w:t> </w:t>
      </w:r>
    </w:p>
    <w:p w14:paraId="50F02B16" w14:textId="7C56BA10" w:rsidR="00923DFD" w:rsidRDefault="001B37D8">
      <w:pPr>
        <w:pStyle w:val="paragraph"/>
        <w:numPr>
          <w:ilvl w:val="0"/>
          <w:numId w:val="3"/>
        </w:numPr>
        <w:spacing w:before="0" w:beforeAutospacing="0" w:after="0" w:afterAutospacing="0"/>
        <w:jc w:val="both"/>
        <w:textAlignment w:val="baseline"/>
        <w:rPr>
          <w:color w:val="000000"/>
          <w:sz w:val="26"/>
          <w:szCs w:val="26"/>
        </w:rPr>
      </w:pPr>
      <w:r>
        <w:rPr>
          <w:noProof/>
          <w:lang w:val="en"/>
        </w:rPr>
        <mc:AlternateContent>
          <mc:Choice Requires="wpg">
            <w:drawing>
              <wp:anchor distT="0" distB="0" distL="114300" distR="114300" simplePos="0" relativeHeight="251687936" behindDoc="0" locked="0" layoutInCell="1" allowOverlap="1" wp14:anchorId="4876DEAE" wp14:editId="3B525C55">
                <wp:simplePos x="0" y="0"/>
                <wp:positionH relativeFrom="margin">
                  <wp:posOffset>688340</wp:posOffset>
                </wp:positionH>
                <wp:positionV relativeFrom="paragraph">
                  <wp:posOffset>569773</wp:posOffset>
                </wp:positionV>
                <wp:extent cx="4023360" cy="189103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23360" cy="1891030"/>
                          <a:chOff x="0" y="0"/>
                          <a:chExt cx="4023360" cy="1891030"/>
                        </a:xfrm>
                      </wpg:grpSpPr>
                      <pic:pic xmlns:pic="http://schemas.openxmlformats.org/drawingml/2006/picture">
                        <pic:nvPicPr>
                          <pic:cNvPr id="14" name="Picture 14"/>
                          <pic:cNvPicPr>
                            <a:picLocks noChangeAspect="1"/>
                          </pic:cNvPicPr>
                        </pic:nvPicPr>
                        <pic:blipFill>
                          <a:blip r:embed="rId43">
                            <a:grayscl/>
                            <a:extLst>
                              <a:ext uri="{BEBA8EAE-BF5A-486C-A8C5-ECC9F3942E4B}">
                                <a14:imgProps xmlns:a14="http://schemas.microsoft.com/office/drawing/2010/main">
                                  <a14:imgLayer r:embed="rId44">
                                    <a14:imgEffect>
                                      <a14:sharpenSoften amount="100000"/>
                                    </a14:imgEffect>
                                    <a14:imgEffect>
                                      <a14:colorTemperature colorTemp="115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a:xfrm>
                            <a:off x="0" y="0"/>
                            <a:ext cx="4023360" cy="1492885"/>
                          </a:xfrm>
                          <a:prstGeom prst="rect">
                            <a:avLst/>
                          </a:prstGeom>
                          <a:noFill/>
                          <a:ln>
                            <a:noFill/>
                          </a:ln>
                        </pic:spPr>
                      </pic:pic>
                      <wps:wsp>
                        <wps:cNvPr id="19" name="Text Box 19"/>
                        <wps:cNvSpPr txBox="1"/>
                        <wps:spPr>
                          <a:xfrm>
                            <a:off x="0" y="1550670"/>
                            <a:ext cx="4023360" cy="340360"/>
                          </a:xfrm>
                          <a:prstGeom prst="rect">
                            <a:avLst/>
                          </a:prstGeom>
                          <a:solidFill>
                            <a:prstClr val="white"/>
                          </a:solidFill>
                          <a:ln>
                            <a:noFill/>
                          </a:ln>
                        </wps:spPr>
                        <wps:txbx>
                          <w:txbxContent>
                            <w:p w14:paraId="5DD74583" w14:textId="1790C123"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18" w:name="_Toc43426230"/>
                              <w:r>
                                <w:t xml:space="preserve">Hình </w:t>
                              </w:r>
                              <w:fldSimple w:instr=" STYLEREF 1 \s ">
                                <w:r w:rsidR="001B37D8">
                                  <w:rPr>
                                    <w:noProof/>
                                  </w:rPr>
                                  <w:t>2</w:t>
                                </w:r>
                              </w:fldSimple>
                              <w:r w:rsidR="001B37D8">
                                <w:t>.</w:t>
                              </w:r>
                              <w:fldSimple w:instr=" SEQ Hình \* ARABIC \s 1 ">
                                <w:r w:rsidR="001B37D8">
                                  <w:rPr>
                                    <w:noProof/>
                                  </w:rPr>
                                  <w:t>4</w:t>
                                </w:r>
                              </w:fldSimple>
                              <w:r>
                                <w:t xml:space="preserve"> Thông tin đặc trưng ngôn ngữ ở mức âm vị [*]</w:t>
                              </w:r>
                              <w:bookmarkEnd w:id="418"/>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4876DEAE" id="Group 20" o:spid="_x0000_s1048" style="position:absolute;left:0;text-align:left;margin-left:54.2pt;margin-top:44.85pt;width:316.8pt;height:148.9pt;z-index:251687936;mso-position-horizontal-relative:margin" coordsize="40233,1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">
                <v:shape id="Picture 14" o:spid="_x0000_s1049" type="#_x0000_t75" style="position:absolute;width:40233;height:14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">
                  <v:imagedata r:id="rId45" o:title="" grayscale="t"/>
                </v:shape>
                <v:shape id="Text Box 19" o:spid="_x0000_s1050" type="#_x0000_t202" style="position:absolute;top:15506;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DD74583" w14:textId="1790C123"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19" w:name="_Toc43426230"/>
                        <w:r>
                          <w:t xml:space="preserve">Hình </w:t>
                        </w:r>
                        <w:fldSimple w:instr=" STYLEREF 1 \s ">
                          <w:r w:rsidR="001B37D8">
                            <w:rPr>
                              <w:noProof/>
                            </w:rPr>
                            <w:t>2</w:t>
                          </w:r>
                        </w:fldSimple>
                        <w:r w:rsidR="001B37D8">
                          <w:t>.</w:t>
                        </w:r>
                        <w:fldSimple w:instr=" SEQ Hình \* ARABIC \s 1 ">
                          <w:r w:rsidR="001B37D8">
                            <w:rPr>
                              <w:noProof/>
                            </w:rPr>
                            <w:t>4</w:t>
                          </w:r>
                        </w:fldSimple>
                        <w:r>
                          <w:t xml:space="preserve"> Thông tin đặc trưng ngôn ngữ ở mức âm vị [*]</w:t>
                        </w:r>
                        <w:bookmarkEnd w:id="419"/>
                      </w:p>
                    </w:txbxContent>
                  </v:textbox>
                </v:shape>
                <w10:wrap type="topAndBottom" anchorx="margin"/>
              </v:group>
            </w:pict>
          </mc:Fallback>
        </mc:AlternateContent>
      </w:r>
      <w:r w:rsidR="00C0281C">
        <w:rPr>
          <w:rStyle w:val="normaltextrun"/>
          <w:color w:val="000000"/>
          <w:sz w:val="26"/>
          <w:szCs w:val="26"/>
          <w:lang w:val="en"/>
        </w:rPr>
        <w:t>Thông tin mức câu: bao gồm thông tin vế số lượng âm tiết, số lượng từ, số lượng cụm từ trong câu.</w:t>
      </w:r>
      <w:r w:rsidR="00C0281C">
        <w:rPr>
          <w:rStyle w:val="eop"/>
          <w:color w:val="000000"/>
          <w:sz w:val="26"/>
          <w:szCs w:val="26"/>
        </w:rPr>
        <w:t> </w:t>
      </w:r>
    </w:p>
    <w:p w14:paraId="28B1CE59" w14:textId="4357048F" w:rsidR="00923DFD" w:rsidRDefault="00C0281C">
      <w:r>
        <w:rPr>
          <w:rStyle w:val="eop"/>
        </w:rPr>
        <w:t>Ngoài các đặc trưng ngôn ngữ, các mô hình tiếp theo (mô hình âm học và mô hình thời gian) vẫn cần thêm thêm thông để có thể huấn luyện. Một thông tin cần thiết phải thêm vào đó là thời gian xuất hiện của mỗi âm vị trong câu nói. Để lấy được thông tin về thời gian này, ta sử dụng mô hình Markov ẩn (HMM), quá trình này được gọi là force alignment. Kết quả của quá trình force alignment sẽ là khoảng thời gian xuất hiện của mỗi trạng thái trong mỗi âm vị. Hình ** minh họa thời gian cho từng trạng thái trong mỗi âm vị (thông thường ta sử dụng 5 trạng thái cho mỗi âm vị).</w:t>
      </w:r>
    </w:p>
    <w:p w14:paraId="26928B75" w14:textId="36847BE1" w:rsidR="00923DFD" w:rsidRDefault="00C0281C">
      <w:pPr>
        <w:pStyle w:val="Heading3"/>
        <w:rPr>
          <w:lang w:val="en"/>
        </w:rPr>
      </w:pPr>
      <w:bookmarkStart w:id="420" w:name="_Ref43263410"/>
      <w:bookmarkStart w:id="421" w:name="_Toc43559766"/>
      <w:r>
        <w:rPr>
          <w:lang w:val="en"/>
        </w:rPr>
        <w:t>Mô hình âm học dựa trên mạng nơ ron học sâu</w:t>
      </w:r>
      <w:bookmarkEnd w:id="420"/>
      <w:bookmarkEnd w:id="421"/>
    </w:p>
    <w:p w14:paraId="5EFCCB50" w14:textId="0476D713" w:rsidR="00923DFD" w:rsidRDefault="00C0281C">
      <w:pPr>
        <w:rPr>
          <w:lang w:val="en"/>
        </w:rPr>
      </w:pPr>
      <w:r>
        <w:rPr>
          <w:lang w:val="en"/>
        </w:rPr>
        <w:t xml:space="preserve">Trong tổng hợp tiếng nói dựa trên phương pháp học sâu, mô hình âm học được mô hình hóa bằng một mạng nơ ron học sâu như </w:t>
      </w:r>
      <w:r>
        <w:rPr>
          <w:lang w:val="en"/>
        </w:rPr>
        <w:fldChar w:fldCharType="begin"/>
      </w:r>
      <w:r>
        <w:rPr>
          <w:lang w:val="en"/>
        </w:rPr>
        <w:instrText xml:space="preserve"> REF _Ref43263530 \h </w:instrText>
      </w:r>
      <w:r>
        <w:rPr>
          <w:lang w:val="en"/>
        </w:rPr>
      </w:r>
      <w:r>
        <w:rPr>
          <w:lang w:val="en"/>
        </w:rPr>
        <w:fldChar w:fldCharType="separate"/>
      </w:r>
      <w:r w:rsidR="002741CC">
        <w:t xml:space="preserve">Hình </w:t>
      </w:r>
      <w:r w:rsidR="002741CC">
        <w:rPr>
          <w:noProof/>
        </w:rPr>
        <w:t>2</w:t>
      </w:r>
      <w:r w:rsidR="002741CC">
        <w:t>.</w:t>
      </w:r>
      <w:r w:rsidR="002741CC">
        <w:rPr>
          <w:noProof/>
        </w:rPr>
        <w:t>4</w:t>
      </w:r>
      <w:r>
        <w:rPr>
          <w:lang w:val="en"/>
        </w:rPr>
        <w:fldChar w:fldCharType="end"/>
      </w:r>
      <w:r>
        <w:rPr>
          <w:lang w:val="en"/>
        </w:rPr>
        <w:t xml:space="preserve">, trong đó đầu vào của mạng là một vec tơ đặc trưng ngôn ngữ và đầu ra là các đặc trưng âm học hay chính là tham số của vocoder (trình bày tại mục </w:t>
      </w:r>
      <w:r>
        <w:rPr>
          <w:lang w:val="en"/>
        </w:rPr>
        <w:fldChar w:fldCharType="begin"/>
      </w:r>
      <w:r>
        <w:rPr>
          <w:lang w:val="en"/>
        </w:rPr>
        <w:instrText xml:space="preserve"> REF _Ref43263491 \r \h </w:instrText>
      </w:r>
      <w:r>
        <w:rPr>
          <w:lang w:val="en"/>
        </w:rPr>
      </w:r>
      <w:r>
        <w:rPr>
          <w:lang w:val="en"/>
        </w:rPr>
        <w:fldChar w:fldCharType="separate"/>
      </w:r>
      <w:r w:rsidR="002741CC">
        <w:rPr>
          <w:lang w:val="en"/>
        </w:rPr>
        <w:t>2.2.3</w:t>
      </w:r>
      <w:r>
        <w:rPr>
          <w:lang w:val="en"/>
        </w:rPr>
        <w:fldChar w:fldCharType="end"/>
      </w:r>
      <w:r>
        <w:rPr>
          <w:lang w:val="en"/>
        </w:rPr>
        <w:t>).</w:t>
      </w:r>
    </w:p>
    <w:p w14:paraId="65BB590E" w14:textId="2278CE27" w:rsidR="00923DFD" w:rsidRDefault="001B37D8">
      <w:pPr>
        <w:rPr>
          <w:lang w:val="en"/>
        </w:rPr>
      </w:pPr>
      <w:r>
        <w:rPr>
          <w:lang w:val="en"/>
        </w:rPr>
        <w:t>N</w:t>
      </w:r>
      <w:r w:rsidR="00C0281C">
        <w:rPr>
          <w:lang w:val="en"/>
        </w:rPr>
        <w:t xml:space="preserve">hư đã nói ở trên, đầu vào của mạng nơ ron là một véc tơ đặc trưng ngôn ngữ, véc tơ này được mã hóa từ các đặc trưng ngôn ngữ mà ta trích chọn được trong phần ***. Có nhiều phương pháp khác nhau để chuyển hóa thông tin đặc trưng ngôn ngữ thành một véc tơ đầu vào cho mạng nơ ron học sâu, một trong số đó là sử dụng một tệp các câu hỏi. Các câu hỏi này được dùng để lấy các thông tin mà các đặc trưng ngôn ngữ đem lại. Bằng cách trả lời các câu hỏi này, ta thu được véc tơ nhị phân biể diễn các đặc trưng ngôn ngữ học. Chi tiết cách áp dụng câu hỏi để chuyển hóa các thông tin đặc trưng ngôn ngữ thành véc tơ nhị phân được thể hiện trong </w:t>
      </w:r>
      <w:r w:rsidR="00C0281C">
        <w:rPr>
          <w:lang w:val="en"/>
        </w:rPr>
        <w:lastRenderedPageBreak/>
        <w:t xml:space="preserve">hình ** Đầu ra của mạng nơ ron là các véc tơ đặc trưng âm học, véc tơ này là đầu vào cho vocoder để tổng hợp tiếng nói. Các véc tơ đặc trưng âm học bao gồm các thông tin như: tần số cơ bản F0, đường bao phổ của tín hiệu tiếng nói, thông tin về các thành phần không tuần hoàn. Ở bước huấn luyện mô hình âm học, các véc tơ </w:t>
      </w:r>
      <w:r>
        <w:rPr>
          <w:noProof/>
          <w:lang w:val="en"/>
        </w:rPr>
        <mc:AlternateContent>
          <mc:Choice Requires="wpg">
            <w:drawing>
              <wp:anchor distT="0" distB="0" distL="114300" distR="114300" simplePos="0" relativeHeight="251701248" behindDoc="0" locked="0" layoutInCell="1" allowOverlap="1" wp14:anchorId="0A3BF8A5" wp14:editId="3A0B1516">
                <wp:simplePos x="0" y="0"/>
                <wp:positionH relativeFrom="margin">
                  <wp:align>center</wp:align>
                </wp:positionH>
                <wp:positionV relativeFrom="paragraph">
                  <wp:posOffset>1207363</wp:posOffset>
                </wp:positionV>
                <wp:extent cx="4023360" cy="3674110"/>
                <wp:effectExtent l="0" t="19050" r="0" b="2540"/>
                <wp:wrapTopAndBottom/>
                <wp:docPr id="46" name="Group 46"/>
                <wp:cNvGraphicFramePr/>
                <a:graphic xmlns:a="http://schemas.openxmlformats.org/drawingml/2006/main">
                  <a:graphicData uri="http://schemas.microsoft.com/office/word/2010/wordprocessingGroup">
                    <wpg:wgp>
                      <wpg:cNvGrpSpPr/>
                      <wpg:grpSpPr>
                        <a:xfrm>
                          <a:off x="0" y="0"/>
                          <a:ext cx="4023360" cy="3674110"/>
                          <a:chOff x="0" y="0"/>
                          <a:chExt cx="4023360" cy="3674110"/>
                        </a:xfrm>
                      </wpg:grpSpPr>
                      <pic:pic xmlns:pic="http://schemas.openxmlformats.org/drawingml/2006/picture">
                        <pic:nvPicPr>
                          <pic:cNvPr id="32" name="Picture 32" descr="dnn"/>
                          <pic:cNvPicPr>
                            <a:picLocks noChangeAspect="1"/>
                          </pic:cNvPicPr>
                        </pic:nvPicPr>
                        <pic:blipFill>
                          <a:blip r:embed="rId46"/>
                          <a:stretch>
                            <a:fillRect/>
                          </a:stretch>
                        </pic:blipFill>
                        <pic:spPr>
                          <a:xfrm>
                            <a:off x="914400" y="0"/>
                            <a:ext cx="2194560" cy="3275965"/>
                          </a:xfrm>
                          <a:prstGeom prst="rect">
                            <a:avLst/>
                          </a:prstGeom>
                          <a:ln>
                            <a:solidFill>
                              <a:schemeClr val="bg2">
                                <a:lumMod val="50000"/>
                              </a:schemeClr>
                            </a:solidFill>
                          </a:ln>
                        </pic:spPr>
                      </pic:pic>
                      <wps:wsp>
                        <wps:cNvPr id="22" name="Text Box 22"/>
                        <wps:cNvSpPr txBox="1"/>
                        <wps:spPr>
                          <a:xfrm>
                            <a:off x="0" y="3333750"/>
                            <a:ext cx="4023360" cy="340360"/>
                          </a:xfrm>
                          <a:prstGeom prst="rect">
                            <a:avLst/>
                          </a:prstGeom>
                          <a:solidFill>
                            <a:prstClr val="white"/>
                          </a:solidFill>
                          <a:ln>
                            <a:noFill/>
                          </a:ln>
                        </wps:spPr>
                        <wps:txbx>
                          <w:txbxContent>
                            <w:p w14:paraId="530E46B4" w14:textId="5827DE4F"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22" w:name="_Ref43263530"/>
                              <w:bookmarkStart w:id="423" w:name="_Toc43426231"/>
                              <w:r>
                                <w:t xml:space="preserve">Hình </w:t>
                              </w:r>
                              <w:fldSimple w:instr=" STYLEREF 1 \s ">
                                <w:r w:rsidR="001B37D8">
                                  <w:rPr>
                                    <w:noProof/>
                                  </w:rPr>
                                  <w:t>2</w:t>
                                </w:r>
                              </w:fldSimple>
                              <w:r w:rsidR="001B37D8">
                                <w:t>.</w:t>
                              </w:r>
                              <w:fldSimple w:instr=" SEQ Hình \* ARABIC \s 1 ">
                                <w:r w:rsidR="001B37D8">
                                  <w:rPr>
                                    <w:noProof/>
                                  </w:rPr>
                                  <w:t>5</w:t>
                                </w:r>
                              </w:fldSimple>
                              <w:bookmarkEnd w:id="422"/>
                              <w:r>
                                <w:t xml:space="preserve"> Một mình họa về mạng nơ ron học sâu với bốn lớp ẩn</w:t>
                              </w:r>
                              <w:bookmarkEnd w:id="423"/>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0A3BF8A5" id="Group 46" o:spid="_x0000_s1051" style="position:absolute;left:0;text-align:left;margin-left:0;margin-top:95.05pt;width:316.8pt;height:289.3pt;z-index:251701248;mso-position-horizontal:center;mso-position-horizontal-relative:margin" coordsize="40233,36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">
                <v:shape id="Picture 32" o:spid="_x0000_s1052" type="#_x0000_t75" alt="dnn" style="position:absolute;left:9144;width:21945;height:3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" stroked="t" strokecolor="#747070 [1614]">
                  <v:imagedata r:id="rId47" o:title="dnn"/>
                  <v:path arrowok="t"/>
                </v:shape>
                <v:shape id="Text Box 22" o:spid="_x0000_s1053" type="#_x0000_t202" style="position:absolute;top:33337;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530E46B4" w14:textId="5827DE4F"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24" w:name="_Ref43263530"/>
                        <w:bookmarkStart w:id="425" w:name="_Toc43426231"/>
                        <w:r>
                          <w:t xml:space="preserve">Hình </w:t>
                        </w:r>
                        <w:fldSimple w:instr=" STYLEREF 1 \s ">
                          <w:r w:rsidR="001B37D8">
                            <w:rPr>
                              <w:noProof/>
                            </w:rPr>
                            <w:t>2</w:t>
                          </w:r>
                        </w:fldSimple>
                        <w:r w:rsidR="001B37D8">
                          <w:t>.</w:t>
                        </w:r>
                        <w:fldSimple w:instr=" SEQ Hình \* ARABIC \s 1 ">
                          <w:r w:rsidR="001B37D8">
                            <w:rPr>
                              <w:noProof/>
                            </w:rPr>
                            <w:t>5</w:t>
                          </w:r>
                        </w:fldSimple>
                        <w:bookmarkEnd w:id="424"/>
                        <w:r>
                          <w:t xml:space="preserve"> Một mình họa về mạng nơ ron học sâu với bốn lớp ẩn</w:t>
                        </w:r>
                        <w:bookmarkEnd w:id="425"/>
                      </w:p>
                    </w:txbxContent>
                  </v:textbox>
                </v:shape>
                <w10:wrap type="topAndBottom" anchorx="margin"/>
              </v:group>
            </w:pict>
          </mc:Fallback>
        </mc:AlternateContent>
      </w:r>
      <w:r w:rsidR="00C0281C">
        <w:rPr>
          <w:lang w:val="en"/>
        </w:rPr>
        <w:t>đặc trưng âm học này được trích chọn từ các mẫu thu âm nhờ vào vocoder.</w:t>
      </w:r>
    </w:p>
    <w:p w14:paraId="5F545CFA" w14:textId="0A560E8C" w:rsidR="00923DFD" w:rsidRDefault="00C0281C">
      <w:pPr>
        <w:rPr>
          <w:lang w:val="en"/>
        </w:rPr>
      </w:pPr>
      <w:r>
        <w:rPr>
          <w:lang w:val="en"/>
        </w:rPr>
        <w:t>Véc tơ đầu vào sẽ được sử dụng để dự đoán kết quả đầu ra thông qua các lớp của các đơn vị ẩn, mỗi đơn vị thực hiện một hàm không tuyến tính như phương trình **.</w:t>
      </w:r>
    </w:p>
    <w:p w14:paraId="427FDC6E" w14:textId="709B2031" w:rsidR="00923DFD" w:rsidRDefault="00923DFD">
      <w:pPr>
        <w:rPr>
          <w:lang w:val="en"/>
        </w:rPr>
      </w:pPr>
    </w:p>
    <w:p w14:paraId="3E383A3C" w14:textId="77777777" w:rsidR="00923DFD" w:rsidRDefault="00C0281C">
      <w:pPr>
        <w:rPr>
          <w:lang w:val="en"/>
        </w:rPr>
      </w:pPr>
      <w:r>
        <w:rPr>
          <w:lang w:val="en"/>
        </w:rPr>
        <w:t>Trong đó ** là hàm kích hoạt phi tuyến (thường là hàm tanh), ... và ... là ma trận trọng số.</w:t>
      </w:r>
    </w:p>
    <w:p w14:paraId="0E1ED436" w14:textId="77777777" w:rsidR="00923DFD" w:rsidRDefault="00C0281C">
      <w:pPr>
        <w:pStyle w:val="Heading3"/>
        <w:rPr>
          <w:lang w:val="en"/>
        </w:rPr>
      </w:pPr>
      <w:bookmarkStart w:id="426" w:name="_Ref43263491"/>
      <w:bookmarkStart w:id="427" w:name="_Ref43263413"/>
      <w:bookmarkStart w:id="428" w:name="_Toc43559767"/>
      <w:r>
        <w:rPr>
          <w:lang w:val="en"/>
        </w:rPr>
        <w:t>Vocoder</w:t>
      </w:r>
      <w:bookmarkEnd w:id="426"/>
      <w:bookmarkEnd w:id="427"/>
      <w:bookmarkEnd w:id="428"/>
    </w:p>
    <w:p w14:paraId="4FBFC8E0" w14:textId="77777777" w:rsidR="00923DFD" w:rsidRDefault="00C0281C">
      <w:pPr>
        <w:rPr>
          <w:lang w:val="en"/>
        </w:rPr>
      </w:pPr>
      <w:r>
        <w:rPr>
          <w:lang w:val="en"/>
        </w:rPr>
        <w:t>Vocoder (viết tắt của voice encoder) là một hệ thống hệ thống phân tích và tổng hợp tín hiệu tiếng nói của con người. Trong tổng hợp tiếng nói dựa trên mạng nơ ron học sâu, vocoder được sử dụng trong hai quá trình: huấn luyện mô hình và tổng hợp tiếng nói. Trong quá trình huấn luyện mô hình, vocoder được sử dụng để phân tích dữ liệu âm thanh thành các đặc trưng âm học (chẳng hạn như phổ, tần số cơ bản, cepstra, ...), các đặc trưng này được sử dụng để huấn luyện mạng nơ ron học sâu. Trong quá trình tổng hợp, các đặc trưng âm học của tiếng nói được tạo ra bởi mạng nơ ron học sâu sẽ là đầu vào cho vocoder để tạo thành tín hiêu tiếng nói.</w:t>
      </w:r>
    </w:p>
    <w:p w14:paraId="0B8A0821" w14:textId="77777777" w:rsidR="00923DFD" w:rsidRDefault="00C0281C">
      <w:pPr>
        <w:rPr>
          <w:lang w:val="en"/>
        </w:rPr>
      </w:pPr>
      <w:r>
        <w:rPr>
          <w:lang w:val="en"/>
        </w:rPr>
        <w:t xml:space="preserve">Qua quá trình phát triển, nhiều loại vocoder đã được phát minh nhằm cải thiện chất lượng phân tích và tổng hợp tiếng nói, tiêu biểu như STRAIGHT vocoder [*], WORLD vocoder [*], Magphase vocoder [*]. Trong phần này sẽ chỉ trình bày về </w:t>
      </w:r>
      <w:r>
        <w:rPr>
          <w:lang w:val="en"/>
        </w:rPr>
        <w:lastRenderedPageBreak/>
        <w:t>WORLD vocoder, vocoder được sử dụng trong mô hình tổng hợp tiếng nói của đồ án này.</w:t>
      </w:r>
    </w:p>
    <w:p w14:paraId="496689CB" w14:textId="77777777" w:rsidR="00923DFD" w:rsidRDefault="00C0281C">
      <w:pPr>
        <w:rPr>
          <w:lang w:val="en"/>
        </w:rPr>
      </w:pPr>
      <w:r>
        <w:rPr>
          <w:noProof/>
          <w:lang w:val="en"/>
        </w:rPr>
        <mc:AlternateContent>
          <mc:Choice Requires="wpg">
            <w:drawing>
              <wp:anchor distT="0" distB="0" distL="114300" distR="114300" simplePos="0" relativeHeight="251649024" behindDoc="0" locked="0" layoutInCell="1" allowOverlap="1" wp14:anchorId="5F6FB041" wp14:editId="193FB947">
                <wp:simplePos x="0" y="0"/>
                <wp:positionH relativeFrom="margin">
                  <wp:align>center</wp:align>
                </wp:positionH>
                <wp:positionV relativeFrom="paragraph">
                  <wp:posOffset>1989455</wp:posOffset>
                </wp:positionV>
                <wp:extent cx="4024630" cy="2040890"/>
                <wp:effectExtent l="19050" t="19050" r="13970" b="0"/>
                <wp:wrapTopAndBottom/>
                <wp:docPr id="9" name="Group 9"/>
                <wp:cNvGraphicFramePr/>
                <a:graphic xmlns:a="http://schemas.openxmlformats.org/drawingml/2006/main">
                  <a:graphicData uri="http://schemas.microsoft.com/office/word/2010/wordprocessingGroup">
                    <wpg:wgp>
                      <wpg:cNvGrpSpPr/>
                      <wpg:grpSpPr>
                        <a:xfrm>
                          <a:off x="0" y="0"/>
                          <a:ext cx="4024630" cy="2040890"/>
                          <a:chOff x="0" y="0"/>
                          <a:chExt cx="4024782" cy="2040890"/>
                        </a:xfrm>
                      </wpg:grpSpPr>
                      <pic:pic xmlns:pic="http://schemas.openxmlformats.org/drawingml/2006/picture">
                        <pic:nvPicPr>
                          <pic:cNvPr id="3" name="Picture 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23360" cy="1646555"/>
                          </a:xfrm>
                          <a:prstGeom prst="rect">
                            <a:avLst/>
                          </a:prstGeom>
                          <a:ln>
                            <a:solidFill>
                              <a:schemeClr val="bg2">
                                <a:lumMod val="50000"/>
                              </a:schemeClr>
                            </a:solidFill>
                          </a:ln>
                        </pic:spPr>
                      </pic:pic>
                      <wps:wsp>
                        <wps:cNvPr id="4" name="Text Box 4"/>
                        <wps:cNvSpPr txBox="1"/>
                        <wps:spPr>
                          <a:xfrm>
                            <a:off x="1422" y="1700530"/>
                            <a:ext cx="4023360" cy="340360"/>
                          </a:xfrm>
                          <a:prstGeom prst="rect">
                            <a:avLst/>
                          </a:prstGeom>
                          <a:solidFill>
                            <a:prstClr val="white"/>
                          </a:solidFill>
                          <a:ln>
                            <a:noFill/>
                          </a:ln>
                        </wps:spPr>
                        <wps:txbx>
                          <w:txbxContent>
                            <w:p w14:paraId="6F2C9CFC" w14:textId="1BE5FC77" w:rsidR="00762B33" w:rsidRDefault="00762B33">
                              <w:pPr>
                                <w:pStyle w:val="Caption"/>
                                <w:rPr>
                                  <w:color w:val="000000"/>
                                  <w:sz w:val="26"/>
                                  <w:szCs w:val="26"/>
                                  <w14:textFill>
                                    <w14:solidFill>
                                      <w14:srgbClr w14:val="000000">
                                        <w14:lumMod w14:val="75000"/>
                                        <w14:lumOff w14:val="25000"/>
                                      </w14:srgbClr>
                                    </w14:solidFill>
                                  </w14:textFill>
                                </w:rPr>
                              </w:pPr>
                              <w:bookmarkStart w:id="429" w:name="_Toc43426232"/>
                              <w:r>
                                <w:t xml:space="preserve">Hình </w:t>
                              </w:r>
                              <w:fldSimple w:instr=" STYLEREF 1 \s ">
                                <w:r w:rsidR="001B37D8">
                                  <w:rPr>
                                    <w:noProof/>
                                  </w:rPr>
                                  <w:t>2</w:t>
                                </w:r>
                              </w:fldSimple>
                              <w:r w:rsidR="001B37D8">
                                <w:t>.</w:t>
                              </w:r>
                              <w:fldSimple w:instr=" SEQ Hình \* ARABIC \s 1 ">
                                <w:r w:rsidR="001B37D8">
                                  <w:rPr>
                                    <w:noProof/>
                                  </w:rPr>
                                  <w:t>6</w:t>
                                </w:r>
                              </w:fldSimple>
                              <w:r>
                                <w:t xml:space="preserve"> Tổng quan về hệ thống WORLD vocoder [*]</w:t>
                              </w:r>
                              <w:bookmarkEnd w:id="429"/>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5F6FB041" id="Group 9" o:spid="_x0000_s1054" style="position:absolute;left:0;text-align:left;margin-left:0;margin-top:156.65pt;width:316.9pt;height:160.7pt;z-index:251649024;mso-position-horizontal:center;mso-position-horizontal-relative:margin" coordsize="40247,2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">
                <v:shape id="Picture 3" o:spid="_x0000_s1055" type="#_x0000_t75" style="position:absolute;width:40233;height:16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" stroked="t" strokecolor="#747070 [1614]">
                  <v:imagedata r:id="rId49" o:title=""/>
                  <v:path arrowok="t"/>
                </v:shape>
                <v:shape id="Text Box 4" o:spid="_x0000_s1056" type="#_x0000_t202" style="position:absolute;left:14;top:17005;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6F2C9CFC" w14:textId="1BE5FC77" w:rsidR="00762B33" w:rsidRDefault="00762B33">
                        <w:pPr>
                          <w:pStyle w:val="Caption"/>
                          <w:rPr>
                            <w:color w:val="000000"/>
                            <w:sz w:val="26"/>
                            <w:szCs w:val="26"/>
                            <w14:textFill>
                              <w14:solidFill>
                                <w14:srgbClr w14:val="000000">
                                  <w14:lumMod w14:val="75000"/>
                                  <w14:lumOff w14:val="25000"/>
                                </w14:srgbClr>
                              </w14:solidFill>
                            </w14:textFill>
                          </w:rPr>
                        </w:pPr>
                        <w:bookmarkStart w:id="430" w:name="_Toc43426232"/>
                        <w:r>
                          <w:t xml:space="preserve">Hình </w:t>
                        </w:r>
                        <w:fldSimple w:instr=" STYLEREF 1 \s ">
                          <w:r w:rsidR="001B37D8">
                            <w:rPr>
                              <w:noProof/>
                            </w:rPr>
                            <w:t>2</w:t>
                          </w:r>
                        </w:fldSimple>
                        <w:r w:rsidR="001B37D8">
                          <w:t>.</w:t>
                        </w:r>
                        <w:fldSimple w:instr=" SEQ Hình \* ARABIC \s 1 ">
                          <w:r w:rsidR="001B37D8">
                            <w:rPr>
                              <w:noProof/>
                            </w:rPr>
                            <w:t>6</w:t>
                          </w:r>
                        </w:fldSimple>
                        <w:r>
                          <w:t xml:space="preserve"> Tổng quan về hệ thống WORLD vocoder [*]</w:t>
                        </w:r>
                        <w:bookmarkEnd w:id="430"/>
                      </w:p>
                    </w:txbxContent>
                  </v:textbox>
                </v:shape>
                <w10:wrap type="topAndBottom" anchorx="margin"/>
              </v:group>
            </w:pict>
          </mc:Fallback>
        </mc:AlternateContent>
      </w:r>
      <w:r>
        <w:rPr>
          <w:lang w:val="en"/>
        </w:rPr>
        <w:t>Như đã nói ở trên, WORLD vocoder được sử dụng để trích chọn các đặc trưng âm học và tổng hợp tiếng nói từ những đặc trưng này. Các đặc trưng âm học mà WORLD vocoder trích chọn bao gồm: đường bao phổ của tín hiệu, các thành phần không tuần hoàn (aperiodicities) và tần số cơ bản F0. Trong đó tần số cơ bản F0 được ước lượng bằng phương pháp DIO [*], đường bao phổ được ước lượng bởi phương pháp CheapTrick [*] và tín hiệu kích thích được ước lượng bởi phương pháp PLATINUM [*] và được sử dụng như tham số không tuần. Hình ** mô tả quá trình xử lý của WORLD vocoder trong hai giai đoạn phân tích và tổng hợp tín hiệu tiếng nói.</w:t>
      </w:r>
    </w:p>
    <w:p w14:paraId="1D8F74D9" w14:textId="77777777" w:rsidR="00923DFD" w:rsidRDefault="00C0281C">
      <w:pPr>
        <w:rPr>
          <w:lang w:val="en"/>
        </w:rPr>
      </w:pPr>
      <w:r>
        <w:rPr>
          <w:lang w:val="en"/>
        </w:rPr>
        <w:t>Tần số cơ bản, hay là tần số âm cơ bản, là tần số thấp nhất của dạng sóng tuần hoàn. Phương pháp DIO ước lượng tần số cơ bản F0 bằng ba bước:</w:t>
      </w:r>
    </w:p>
    <w:p w14:paraId="238261B4" w14:textId="77777777" w:rsidR="00923DFD" w:rsidRDefault="00C0281C">
      <w:pPr>
        <w:pStyle w:val="ListParagraph"/>
        <w:numPr>
          <w:ilvl w:val="0"/>
          <w:numId w:val="3"/>
        </w:numPr>
        <w:rPr>
          <w:lang w:val="en"/>
        </w:rPr>
      </w:pPr>
      <w:r>
        <w:rPr>
          <w:lang w:val="en"/>
        </w:rPr>
        <w:t>Sử dụng các bộ lọc thông thấp với các tần số cắt khác nhau để lọc tín hiệu, nếu tín hiệu được lọc nào có chứa thành phần tần số cơ bản thì nó sẽ có dạng hình sin với chu kỳ T0. Bởi vì chưa biết F0, nên ta sử dụng nhiều bộ lọc với các tần số cắt khác nhau.</w:t>
      </w:r>
    </w:p>
    <w:p w14:paraId="5BEB0B0F" w14:textId="77777777" w:rsidR="00923DFD" w:rsidRDefault="00C0281C">
      <w:pPr>
        <w:pStyle w:val="ListParagraph"/>
        <w:numPr>
          <w:ilvl w:val="0"/>
          <w:numId w:val="3"/>
        </w:numPr>
        <w:rPr>
          <w:lang w:val="en"/>
        </w:rPr>
      </w:pPr>
      <w:r>
        <w:rPr>
          <w:lang w:val="en"/>
        </w:rPr>
        <w:t>Tìm các ứng viên cho tần số cơ bản F0 và độ tin cậy của nó trong mỗi tín hiệu được lọc.</w:t>
      </w:r>
    </w:p>
    <w:p w14:paraId="63142207" w14:textId="77777777" w:rsidR="00923DFD" w:rsidRDefault="00C0281C">
      <w:pPr>
        <w:pStyle w:val="ListParagraph"/>
        <w:numPr>
          <w:ilvl w:val="0"/>
          <w:numId w:val="3"/>
        </w:numPr>
        <w:rPr>
          <w:lang w:val="en"/>
        </w:rPr>
      </w:pPr>
      <w:r>
        <w:rPr>
          <w:lang w:val="en"/>
        </w:rPr>
        <w:t>Chọn ra ứng viên nào có độ tin cậy cao nhất làm F0.</w:t>
      </w:r>
    </w:p>
    <w:p w14:paraId="166A4FBF" w14:textId="77777777" w:rsidR="00923DFD" w:rsidRDefault="00C0281C">
      <w:pPr>
        <w:rPr>
          <w:lang w:val="en"/>
        </w:rPr>
      </w:pPr>
      <w:r>
        <w:rPr>
          <w:lang w:val="en"/>
        </w:rPr>
        <w:t xml:space="preserve">WORLD ước lượng đường bao phổ bằng phương pháp CheapTrick, dựa trên ý tưởng việc phân tích đồng bộ cao độ và sử dụng một cửa sổ hanning (hanning window) với độ dài 3T0. Các bước để ước lượng đường bao theo phổ theo phương pháp CheapTrick như sau: Năng lượng phổ được tính trên cơ sở mỗi khung tín hiệu được lấy bởi cửa số hanning nêu trên. Tổng năng lượng trong một khung tín hiệu được coi là tạm thời ổn định và được tính dựa theo công thực </w:t>
      </w:r>
      <w:commentRangeStart w:id="431"/>
      <w:r>
        <w:rPr>
          <w:lang w:val="en"/>
        </w:rPr>
        <w:t>sau</w:t>
      </w:r>
      <w:commentRangeEnd w:id="431"/>
      <w:r>
        <w:rPr>
          <w:rStyle w:val="CommentReference"/>
        </w:rPr>
        <w:commentReference w:id="431"/>
      </w:r>
      <w:r>
        <w:rPr>
          <w:lang w:val="en"/>
        </w:rPr>
        <w:t>:</w:t>
      </w:r>
    </w:p>
    <w:p w14:paraId="224A3F68" w14:textId="77777777" w:rsidR="00923DFD" w:rsidRDefault="00923DFD">
      <w:pPr>
        <w:rPr>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38AD17B0" w14:textId="77777777">
        <w:tc>
          <w:tcPr>
            <w:tcW w:w="1412" w:type="dxa"/>
            <w:vAlign w:val="center"/>
          </w:tcPr>
          <w:p w14:paraId="156F4716" w14:textId="77777777" w:rsidR="00923DFD" w:rsidRDefault="00923DFD">
            <w:pPr>
              <w:jc w:val="left"/>
            </w:pPr>
          </w:p>
        </w:tc>
        <w:tc>
          <w:tcPr>
            <w:tcW w:w="5379" w:type="dxa"/>
            <w:shd w:val="clear" w:color="auto" w:fill="auto"/>
            <w:vAlign w:val="center"/>
          </w:tcPr>
          <w:p w14:paraId="6906C359" w14:textId="77777777" w:rsidR="00923DFD" w:rsidRDefault="00762B33">
            <w:pPr>
              <w:jc w:val="left"/>
            </w:pPr>
            <m:oMathPara>
              <m:oMathParaPr>
                <m:jc m:val="left"/>
              </m:oMathParaPr>
              <m:oMath>
                <m:nary>
                  <m:naryPr>
                    <m:limLoc m:val="undOvr"/>
                    <m:ctrlPr>
                      <w:rPr>
                        <w:rFonts w:ascii="Cambria Math" w:hAnsi="Cambria Math"/>
                        <w:i/>
                        <w:lang w:val="en"/>
                      </w:rPr>
                    </m:ctrlPr>
                  </m:naryPr>
                  <m:sub>
                    <m:r>
                      <w:rPr>
                        <w:rFonts w:ascii="Cambria Math" w:hAnsi="Cambria Math"/>
                        <w:lang w:val="en"/>
                      </w:rPr>
                      <m:t>0</m:t>
                    </m:r>
                  </m:sub>
                  <m:sup>
                    <m:r>
                      <w:rPr>
                        <w:rFonts w:ascii="Cambria Math" w:hAnsi="Cambria Math"/>
                        <w:lang w:val="en"/>
                      </w:rPr>
                      <m:t>3</m:t>
                    </m:r>
                    <m:sSub>
                      <m:sSubPr>
                        <m:ctrlPr>
                          <w:rPr>
                            <w:rFonts w:ascii="Cambria Math" w:hAnsi="Cambria Math"/>
                            <w:i/>
                            <w:lang w:val="en"/>
                          </w:rPr>
                        </m:ctrlPr>
                      </m:sSubPr>
                      <m:e>
                        <m:r>
                          <w:rPr>
                            <w:rFonts w:ascii="Cambria Math" w:hAnsi="Cambria Math"/>
                            <w:lang w:val="en"/>
                          </w:rPr>
                          <m:t>T</m:t>
                        </m:r>
                      </m:e>
                      <m:sub>
                        <m:r>
                          <w:rPr>
                            <w:rFonts w:ascii="Cambria Math" w:hAnsi="Cambria Math"/>
                            <w:lang w:val="en"/>
                          </w:rPr>
                          <m:t>0</m:t>
                        </m:r>
                      </m:sub>
                    </m:sSub>
                  </m:sup>
                  <m:e>
                    <m:sSup>
                      <m:sSupPr>
                        <m:ctrlPr>
                          <w:rPr>
                            <w:rFonts w:ascii="Cambria Math" w:hAnsi="Cambria Math"/>
                            <w:i/>
                            <w:lang w:val="en"/>
                          </w:rPr>
                        </m:ctrlPr>
                      </m:sSupPr>
                      <m:e>
                        <m:d>
                          <m:dPr>
                            <m:ctrlPr>
                              <w:rPr>
                                <w:rFonts w:ascii="Cambria Math" w:hAnsi="Cambria Math"/>
                                <w:i/>
                                <w:lang w:val="en"/>
                              </w:rPr>
                            </m:ctrlPr>
                          </m:dPr>
                          <m:e>
                            <m:r>
                              <w:rPr>
                                <w:rFonts w:ascii="Cambria Math" w:hAnsi="Cambria Math"/>
                                <w:lang w:val="en"/>
                              </w:rPr>
                              <m:t>y</m:t>
                            </m:r>
                            <m:d>
                              <m:dPr>
                                <m:ctrlPr>
                                  <w:rPr>
                                    <w:rFonts w:ascii="Cambria Math" w:hAnsi="Cambria Math"/>
                                    <w:i/>
                                    <w:lang w:val="en"/>
                                  </w:rPr>
                                </m:ctrlPr>
                              </m:dPr>
                              <m:e>
                                <m:r>
                                  <w:rPr>
                                    <w:rFonts w:ascii="Cambria Math" w:hAnsi="Cambria Math"/>
                                    <w:lang w:val="en"/>
                                  </w:rPr>
                                  <m:t>t</m:t>
                                </m:r>
                              </m:e>
                            </m:d>
                            <m:r>
                              <w:rPr>
                                <w:rFonts w:ascii="Cambria Math" w:hAnsi="Cambria Math"/>
                                <w:lang w:val="en"/>
                              </w:rPr>
                              <m:t>w</m:t>
                            </m:r>
                            <m:d>
                              <m:dPr>
                                <m:ctrlPr>
                                  <w:rPr>
                                    <w:rFonts w:ascii="Cambria Math" w:hAnsi="Cambria Math"/>
                                    <w:i/>
                                    <w:lang w:val="en"/>
                                  </w:rPr>
                                </m:ctrlPr>
                              </m:dPr>
                              <m:e>
                                <m:r>
                                  <w:rPr>
                                    <w:rFonts w:ascii="Cambria Math" w:hAnsi="Cambria Math"/>
                                    <w:lang w:val="en"/>
                                  </w:rPr>
                                  <m:t>t</m:t>
                                </m:r>
                              </m:e>
                            </m:d>
                          </m:e>
                        </m:d>
                      </m:e>
                      <m:sup>
                        <m:r>
                          <w:rPr>
                            <w:rFonts w:ascii="Cambria Math" w:hAnsi="Cambria Math"/>
                            <w:lang w:val="en"/>
                          </w:rPr>
                          <m:t>2</m:t>
                        </m:r>
                      </m:sup>
                    </m:sSup>
                    <m:r>
                      <w:rPr>
                        <w:rFonts w:ascii="Cambria Math" w:hAnsi="Cambria Math"/>
                        <w:lang w:val="en"/>
                      </w:rPr>
                      <m:t>dt</m:t>
                    </m:r>
                  </m:e>
                </m:nary>
                <m:r>
                  <w:rPr>
                    <w:rFonts w:ascii="Cambria Math" w:hAnsi="Cambria Math"/>
                    <w:lang w:val="en"/>
                  </w:rPr>
                  <m:t>= 1.125</m:t>
                </m:r>
                <m:nary>
                  <m:naryPr>
                    <m:limLoc m:val="undOvr"/>
                    <m:ctrlPr>
                      <w:rPr>
                        <w:rFonts w:ascii="Cambria Math" w:hAnsi="Cambria Math"/>
                        <w:i/>
                        <w:lang w:val="en"/>
                      </w:rPr>
                    </m:ctrlPr>
                  </m:naryPr>
                  <m:sub>
                    <m:r>
                      <w:rPr>
                        <w:rFonts w:ascii="Cambria Math" w:hAnsi="Cambria Math"/>
                        <w:lang w:val="en"/>
                      </w:rPr>
                      <m:t>0</m:t>
                    </m:r>
                  </m:sub>
                  <m:sup>
                    <m:sSub>
                      <m:sSubPr>
                        <m:ctrlPr>
                          <w:rPr>
                            <w:rFonts w:ascii="Cambria Math" w:hAnsi="Cambria Math"/>
                            <w:i/>
                            <w:lang w:val="en"/>
                          </w:rPr>
                        </m:ctrlPr>
                      </m:sSubPr>
                      <m:e>
                        <m:r>
                          <w:rPr>
                            <w:rFonts w:ascii="Cambria Math" w:hAnsi="Cambria Math"/>
                            <w:lang w:val="en"/>
                          </w:rPr>
                          <m:t>T</m:t>
                        </m:r>
                      </m:e>
                      <m:sub>
                        <m:r>
                          <w:rPr>
                            <w:rFonts w:ascii="Cambria Math" w:hAnsi="Cambria Math"/>
                            <w:lang w:val="en"/>
                          </w:rPr>
                          <m:t>0</m:t>
                        </m:r>
                      </m:sub>
                    </m:sSub>
                  </m:sup>
                  <m:e>
                    <m:sSup>
                      <m:sSupPr>
                        <m:ctrlPr>
                          <w:rPr>
                            <w:rFonts w:ascii="Cambria Math" w:hAnsi="Cambria Math"/>
                            <w:i/>
                            <w:lang w:val="en"/>
                          </w:rPr>
                        </m:ctrlPr>
                      </m:sSupPr>
                      <m:e>
                        <m:r>
                          <w:rPr>
                            <w:rFonts w:ascii="Cambria Math" w:hAnsi="Cambria Math"/>
                            <w:lang w:val="en"/>
                          </w:rPr>
                          <m:t>y</m:t>
                        </m:r>
                      </m:e>
                      <m:sup>
                        <m:r>
                          <w:rPr>
                            <w:rFonts w:ascii="Cambria Math" w:hAnsi="Cambria Math"/>
                            <w:lang w:val="en"/>
                          </w:rPr>
                          <m:t>2</m:t>
                        </m:r>
                      </m:sup>
                    </m:sSup>
                    <m:d>
                      <m:dPr>
                        <m:ctrlPr>
                          <w:rPr>
                            <w:rFonts w:ascii="Cambria Math" w:hAnsi="Cambria Math"/>
                            <w:i/>
                            <w:lang w:val="en"/>
                          </w:rPr>
                        </m:ctrlPr>
                      </m:dPr>
                      <m:e>
                        <m:r>
                          <w:rPr>
                            <w:rFonts w:ascii="Cambria Math" w:hAnsi="Cambria Math"/>
                            <w:lang w:val="en"/>
                          </w:rPr>
                          <m:t>t</m:t>
                        </m:r>
                      </m:e>
                    </m:d>
                    <m:r>
                      <w:rPr>
                        <w:rFonts w:ascii="Cambria Math" w:hAnsi="Cambria Math"/>
                        <w:lang w:val="en"/>
                      </w:rPr>
                      <m:t>dt</m:t>
                    </m:r>
                  </m:e>
                </m:nary>
              </m:oMath>
            </m:oMathPara>
          </w:p>
        </w:tc>
        <w:tc>
          <w:tcPr>
            <w:tcW w:w="1713" w:type="dxa"/>
            <w:vAlign w:val="center"/>
          </w:tcPr>
          <w:p w14:paraId="14EF3ABD" w14:textId="5B3421A8" w:rsidR="00923DFD" w:rsidRDefault="00C0281C">
            <w:pPr>
              <w:pStyle w:val="PT"/>
            </w:pPr>
            <w:r>
              <w:t xml:space="preserve">PT </w:t>
            </w:r>
            <w:fldSimple w:instr=" STYLEREF 1 \s ">
              <w:r w:rsidR="002741CC">
                <w:rPr>
                  <w:noProof/>
                </w:rPr>
                <w:t>2</w:t>
              </w:r>
            </w:fldSimple>
            <w:r>
              <w:t>.</w:t>
            </w:r>
            <w:fldSimple w:instr=" SEQ PT \* ARABIC \s 1 ">
              <w:r w:rsidR="002741CC">
                <w:rPr>
                  <w:noProof/>
                </w:rPr>
                <w:t>2</w:t>
              </w:r>
            </w:fldSimple>
          </w:p>
        </w:tc>
      </w:tr>
    </w:tbl>
    <w:p w14:paraId="63728929" w14:textId="77777777" w:rsidR="00923DFD" w:rsidRDefault="00923DFD">
      <w:pPr>
        <w:rPr>
          <w:lang w:val="en"/>
        </w:rPr>
      </w:pPr>
    </w:p>
    <w:p w14:paraId="3C04DC03" w14:textId="77777777" w:rsidR="00923DFD" w:rsidRDefault="00C0281C">
      <w:pPr>
        <w:rPr>
          <w:rFonts w:eastAsiaTheme="minorEastAsia"/>
          <w:lang w:val="en"/>
        </w:rPr>
      </w:pPr>
      <w:r>
        <w:rPr>
          <w:lang w:val="en"/>
        </w:rPr>
        <w:lastRenderedPageBreak/>
        <w:t xml:space="preserve">Trong đó </w:t>
      </w:r>
      <m:oMath>
        <m:r>
          <w:rPr>
            <w:rFonts w:ascii="Cambria Math" w:hAnsi="Cambria Math"/>
            <w:lang w:val="en"/>
          </w:rPr>
          <m:t>y</m:t>
        </m:r>
        <m:d>
          <m:dPr>
            <m:ctrlPr>
              <w:rPr>
                <w:rFonts w:ascii="Cambria Math" w:hAnsi="Cambria Math"/>
                <w:i/>
                <w:lang w:val="en"/>
              </w:rPr>
            </m:ctrlPr>
          </m:dPr>
          <m:e>
            <m:r>
              <w:rPr>
                <w:rFonts w:ascii="Cambria Math" w:hAnsi="Cambria Math"/>
                <w:lang w:val="en"/>
              </w:rPr>
              <m:t>t</m:t>
            </m:r>
          </m:e>
        </m:d>
      </m:oMath>
      <w:r>
        <w:rPr>
          <w:rFonts w:eastAsiaTheme="minorEastAsia"/>
          <w:lang w:val="en"/>
        </w:rPr>
        <w:t xml:space="preserve"> là tín hiệu và </w:t>
      </w:r>
      <m:oMath>
        <m:r>
          <w:rPr>
            <w:rFonts w:ascii="Cambria Math" w:eastAsiaTheme="minorEastAsia" w:hAnsi="Cambria Math"/>
            <w:lang w:val="en"/>
          </w:rPr>
          <m:t>w</m:t>
        </m:r>
        <m:d>
          <m:dPr>
            <m:ctrlPr>
              <w:rPr>
                <w:rFonts w:ascii="Cambria Math" w:eastAsiaTheme="minorEastAsia" w:hAnsi="Cambria Math"/>
                <w:i/>
                <w:lang w:val="en"/>
              </w:rPr>
            </m:ctrlPr>
          </m:dPr>
          <m:e>
            <m:r>
              <w:rPr>
                <w:rFonts w:ascii="Cambria Math" w:eastAsiaTheme="minorEastAsia" w:hAnsi="Cambria Math"/>
                <w:lang w:val="en"/>
              </w:rPr>
              <m:t>t</m:t>
            </m:r>
          </m:e>
        </m:d>
      </m:oMath>
      <w:r>
        <w:rPr>
          <w:rFonts w:eastAsiaTheme="minorEastAsia"/>
          <w:lang w:val="en"/>
        </w:rPr>
        <w:t xml:space="preserve"> là hàm cửa sổ. Sau khi tính được năng lượng phổ nêu trên, chúng được làm mịn với một cửa sổ chữ nhật có độ dài  </w:t>
      </w:r>
      <m:oMath>
        <m:f>
          <m:fPr>
            <m:type m:val="lin"/>
            <m:ctrlPr>
              <w:rPr>
                <w:rFonts w:ascii="Cambria Math" w:eastAsiaTheme="minorEastAsia" w:hAnsi="Cambria Math"/>
                <w:i/>
                <w:lang w:val="en"/>
              </w:rPr>
            </m:ctrlPr>
          </m:fPr>
          <m:num>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 xml:space="preserve">0 </m:t>
                </m:r>
              </m:sub>
            </m:sSub>
          </m:num>
          <m:den>
            <m:r>
              <w:rPr>
                <w:rFonts w:ascii="Cambria Math" w:eastAsiaTheme="minorEastAsia" w:hAnsi="Cambria Math"/>
                <w:lang w:val="en"/>
              </w:rPr>
              <m:t>3</m:t>
            </m:r>
          </m:den>
        </m:f>
      </m:oMath>
      <w:r>
        <w:rPr>
          <w:rFonts w:eastAsiaTheme="minorEastAsia"/>
          <w:lang w:val="en"/>
        </w:rPr>
        <w:t>, như sau:</w:t>
      </w: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7790F32D" w14:textId="77777777">
        <w:tc>
          <w:tcPr>
            <w:tcW w:w="1412" w:type="dxa"/>
            <w:vAlign w:val="center"/>
          </w:tcPr>
          <w:p w14:paraId="6C8F6720" w14:textId="77777777" w:rsidR="00923DFD" w:rsidRDefault="00923DFD">
            <w:pPr>
              <w:jc w:val="left"/>
            </w:pPr>
          </w:p>
        </w:tc>
        <w:tc>
          <w:tcPr>
            <w:tcW w:w="5379" w:type="dxa"/>
            <w:shd w:val="clear" w:color="auto" w:fill="auto"/>
            <w:vAlign w:val="center"/>
          </w:tcPr>
          <w:p w14:paraId="54742059" w14:textId="77777777" w:rsidR="00923DFD" w:rsidRDefault="00762B33">
            <w:pPr>
              <w:jc w:val="left"/>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
                  <m:fPr>
                    <m:ctrlPr>
                      <w:rPr>
                        <w:rFonts w:ascii="Cambria Math" w:eastAsiaTheme="minorEastAsia" w:hAnsi="Cambria Math"/>
                        <w:i/>
                        <w:lang w:val="en"/>
                      </w:rPr>
                    </m:ctrlPr>
                  </m:fPr>
                  <m:num>
                    <m:r>
                      <w:rPr>
                        <w:rFonts w:ascii="Cambria Math" w:eastAsiaTheme="minorEastAsia" w:hAnsi="Cambria Math"/>
                        <w:lang w:val="en"/>
                      </w:rPr>
                      <m:t>3</m:t>
                    </m:r>
                  </m:num>
                  <m:den>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den>
                </m:f>
                <m:nary>
                  <m:naryPr>
                    <m:limLoc m:val="undOvr"/>
                    <m:ctrlPr>
                      <w:rPr>
                        <w:rFonts w:ascii="Cambria Math" w:eastAsiaTheme="minorEastAsia" w:hAnsi="Cambria Math"/>
                        <w:i/>
                        <w:lang w:val="en"/>
                      </w:rPr>
                    </m:ctrlPr>
                  </m:naryPr>
                  <m:sub>
                    <m:r>
                      <w:rPr>
                        <w:rFonts w:ascii="Cambria Math" w:eastAsiaTheme="minorEastAsia" w:hAnsi="Cambria Math"/>
                        <w:lang w:val="en"/>
                      </w:rPr>
                      <m:t xml:space="preserve">- </m:t>
                    </m:r>
                    <m:f>
                      <m:fPr>
                        <m:ctrlPr>
                          <w:rPr>
                            <w:rFonts w:ascii="Cambria Math" w:eastAsiaTheme="minorEastAsia" w:hAnsi="Cambria Math"/>
                            <w:i/>
                            <w:lang w:val="en"/>
                          </w:rPr>
                        </m:ctrlPr>
                      </m:fPr>
                      <m:num>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num>
                      <m:den>
                        <m:r>
                          <w:rPr>
                            <w:rFonts w:ascii="Cambria Math" w:eastAsiaTheme="minorEastAsia" w:hAnsi="Cambria Math"/>
                            <w:lang w:val="en"/>
                          </w:rPr>
                          <m:t>3</m:t>
                        </m:r>
                      </m:den>
                    </m:f>
                  </m:sub>
                  <m:sup>
                    <m:f>
                      <m:fPr>
                        <m:ctrlPr>
                          <w:rPr>
                            <w:rFonts w:ascii="Cambria Math" w:eastAsiaTheme="minorEastAsia" w:hAnsi="Cambria Math"/>
                            <w:i/>
                            <w:lang w:val="en"/>
                          </w:rPr>
                        </m:ctrlPr>
                      </m:fPr>
                      <m:num>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num>
                      <m:den>
                        <m:r>
                          <w:rPr>
                            <w:rFonts w:ascii="Cambria Math" w:eastAsiaTheme="minorEastAsia" w:hAnsi="Cambria Math"/>
                            <w:lang w:val="en"/>
                          </w:rPr>
                          <m:t>3</m:t>
                        </m:r>
                      </m:den>
                    </m:f>
                  </m:sup>
                  <m:e>
                    <m:r>
                      <w:rPr>
                        <w:rFonts w:ascii="Cambria Math" w:eastAsiaTheme="minorEastAsia" w:hAnsi="Cambria Math"/>
                        <w:lang w:val="en"/>
                      </w:rPr>
                      <m:t>P</m:t>
                    </m:r>
                    <m:d>
                      <m:dPr>
                        <m:ctrlPr>
                          <w:rPr>
                            <w:rFonts w:ascii="Cambria Math" w:eastAsiaTheme="minorEastAsia" w:hAnsi="Cambria Math"/>
                            <w:i/>
                            <w:lang w:val="en"/>
                          </w:rPr>
                        </m:ctrlPr>
                      </m:dPr>
                      <m:e>
                        <m:r>
                          <w:rPr>
                            <w:rFonts w:ascii="Cambria Math" w:eastAsiaTheme="minorEastAsia" w:hAnsi="Cambria Math"/>
                            <w:lang w:val="en"/>
                          </w:rPr>
                          <m:t>ω+ λ</m:t>
                        </m:r>
                      </m:e>
                    </m:d>
                    <m:r>
                      <w:rPr>
                        <w:rFonts w:ascii="Cambria Math" w:eastAsiaTheme="minorEastAsia" w:hAnsi="Cambria Math"/>
                        <w:lang w:val="en"/>
                      </w:rPr>
                      <m:t>dλ</m:t>
                    </m:r>
                  </m:e>
                </m:nary>
              </m:oMath>
            </m:oMathPara>
          </w:p>
        </w:tc>
        <w:tc>
          <w:tcPr>
            <w:tcW w:w="1713" w:type="dxa"/>
            <w:vAlign w:val="center"/>
          </w:tcPr>
          <w:p w14:paraId="0672A783" w14:textId="7C5049F5" w:rsidR="00923DFD" w:rsidRDefault="00C0281C">
            <w:pPr>
              <w:pStyle w:val="PT"/>
            </w:pPr>
            <w:r>
              <w:t xml:space="preserve">PT </w:t>
            </w:r>
            <w:fldSimple w:instr=" STYLEREF 1 \s ">
              <w:r w:rsidR="002741CC">
                <w:rPr>
                  <w:noProof/>
                </w:rPr>
                <w:t>2</w:t>
              </w:r>
            </w:fldSimple>
            <w:r>
              <w:t>.</w:t>
            </w:r>
            <w:fldSimple w:instr=" SEQ PT \* ARABIC \s 1 ">
              <w:r w:rsidR="002741CC">
                <w:rPr>
                  <w:noProof/>
                </w:rPr>
                <w:t>3</w:t>
              </w:r>
            </w:fldSimple>
          </w:p>
        </w:tc>
      </w:tr>
    </w:tbl>
    <w:p w14:paraId="0ECDF418" w14:textId="77777777" w:rsidR="00923DFD" w:rsidRDefault="00923DFD">
      <w:pPr>
        <w:rPr>
          <w:rFonts w:eastAsiaTheme="minorEastAsia"/>
          <w:lang w:val="en"/>
        </w:rPr>
      </w:pPr>
    </w:p>
    <w:p w14:paraId="0E1A022E" w14:textId="77777777" w:rsidR="00923DFD" w:rsidRDefault="00C0281C">
      <w:pPr>
        <w:rPr>
          <w:rFonts w:eastAsiaTheme="minorEastAsia"/>
          <w:lang w:val="en"/>
        </w:rPr>
      </w:pPr>
      <w:r>
        <w:rPr>
          <w:rFonts w:eastAsiaTheme="minorEastAsia"/>
          <w:lang w:val="en"/>
        </w:rPr>
        <w:t xml:space="preserve">Với </w:t>
      </w:r>
      <m:oMath>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oMath>
      <w:r>
        <w:rPr>
          <w:rFonts w:eastAsiaTheme="minorEastAsia"/>
          <w:lang w:val="en"/>
        </w:rPr>
        <w:t xml:space="preserve"> là </w:t>
      </w:r>
      <m:oMath>
        <m:f>
          <m:fPr>
            <m:type m:val="lin"/>
            <m:ctrlPr>
              <w:rPr>
                <w:rFonts w:ascii="Cambria Math" w:eastAsiaTheme="minorEastAsia" w:hAnsi="Cambria Math"/>
                <w:i/>
                <w:lang w:val="en"/>
              </w:rPr>
            </m:ctrlPr>
          </m:fPr>
          <m:num>
            <m:r>
              <w:rPr>
                <w:rFonts w:ascii="Cambria Math" w:eastAsiaTheme="minorEastAsia" w:hAnsi="Cambria Math"/>
                <w:lang w:val="en"/>
              </w:rPr>
              <m:t>2π</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den>
        </m:f>
      </m:oMath>
      <w:r>
        <w:rPr>
          <w:rFonts w:eastAsiaTheme="minorEastAsia"/>
          <w:lang w:val="en"/>
        </w:rPr>
        <w:t xml:space="preserve">. Đường bao phổ </w:t>
      </w: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1</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được tính như sau:</w:t>
      </w:r>
    </w:p>
    <w:p w14:paraId="347C5EFA" w14:textId="77777777" w:rsidR="00923DFD" w:rsidRDefault="00923DFD">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683993A9" w14:textId="77777777">
        <w:tc>
          <w:tcPr>
            <w:tcW w:w="1412" w:type="dxa"/>
            <w:vAlign w:val="center"/>
          </w:tcPr>
          <w:p w14:paraId="225467AD" w14:textId="77777777" w:rsidR="00923DFD" w:rsidRDefault="00923DFD">
            <w:pPr>
              <w:jc w:val="left"/>
            </w:pPr>
          </w:p>
        </w:tc>
        <w:tc>
          <w:tcPr>
            <w:tcW w:w="5379" w:type="dxa"/>
            <w:shd w:val="clear" w:color="auto" w:fill="auto"/>
            <w:vAlign w:val="center"/>
          </w:tcPr>
          <w:p w14:paraId="1B1A1CEF" w14:textId="77777777" w:rsidR="00923DFD" w:rsidRDefault="00762B33">
            <w:pPr>
              <w:jc w:val="left"/>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l</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unc>
                  <m:funcPr>
                    <m:ctrlPr>
                      <w:rPr>
                        <w:rFonts w:ascii="Cambria Math" w:eastAsiaTheme="minorEastAsia" w:hAnsi="Cambria Math"/>
                        <w:lang w:val="en"/>
                      </w:rPr>
                    </m:ctrlPr>
                  </m:funcPr>
                  <m:fName>
                    <m:r>
                      <m:rPr>
                        <m:sty m:val="p"/>
                      </m:rPr>
                      <w:rPr>
                        <w:rFonts w:ascii="Cambria Math" w:eastAsiaTheme="minorEastAsia" w:hAnsi="Cambria Math"/>
                        <w:lang w:val="en"/>
                      </w:rPr>
                      <m:t>exp</m:t>
                    </m:r>
                    <m:ctrlPr>
                      <w:rPr>
                        <w:rFonts w:ascii="Cambria Math" w:eastAsiaTheme="minorEastAsia" w:hAnsi="Cambria Math"/>
                        <w:i/>
                        <w:lang w:val="en"/>
                      </w:rPr>
                    </m:ctrlPr>
                  </m:fName>
                  <m:e>
                    <m:d>
                      <m:dPr>
                        <m:ctrlPr>
                          <w:rPr>
                            <w:rFonts w:ascii="Cambria Math" w:eastAsiaTheme="minorEastAsia" w:hAnsi="Cambria Math"/>
                            <w:i/>
                            <w:lang w:val="en"/>
                          </w:rPr>
                        </m:ctrlPr>
                      </m:dPr>
                      <m:e>
                        <m:r>
                          <m:rPr>
                            <m:scr m:val="script"/>
                          </m:rPr>
                          <w:rPr>
                            <w:rFonts w:ascii="Cambria Math" w:eastAsiaTheme="minorEastAsia" w:hAnsi="Cambria Math"/>
                            <w:lang w:val="en"/>
                          </w:rPr>
                          <m:t>F</m:t>
                        </m:r>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e>
                        </m:d>
                      </m:e>
                    </m:d>
                  </m:e>
                </m:func>
              </m:oMath>
            </m:oMathPara>
          </w:p>
        </w:tc>
        <w:tc>
          <w:tcPr>
            <w:tcW w:w="1713" w:type="dxa"/>
            <w:vAlign w:val="center"/>
          </w:tcPr>
          <w:p w14:paraId="406B1CB8" w14:textId="22ADAF17" w:rsidR="00923DFD" w:rsidRDefault="00C0281C">
            <w:pPr>
              <w:pStyle w:val="PT"/>
            </w:pPr>
            <w:r>
              <w:t xml:space="preserve">PT </w:t>
            </w:r>
            <w:fldSimple w:instr=" STYLEREF 1 \s ">
              <w:r w:rsidR="002741CC">
                <w:rPr>
                  <w:noProof/>
                </w:rPr>
                <w:t>2</w:t>
              </w:r>
            </w:fldSimple>
            <w:r>
              <w:t>.</w:t>
            </w:r>
            <w:fldSimple w:instr=" SEQ PT \* ARABIC \s 1 ">
              <w:r w:rsidR="002741CC">
                <w:rPr>
                  <w:noProof/>
                </w:rPr>
                <w:t>4</w:t>
              </w:r>
            </w:fldSimple>
          </w:p>
        </w:tc>
      </w:tr>
    </w:tbl>
    <w:p w14:paraId="03E2ABEA" w14:textId="77777777" w:rsidR="00923DFD" w:rsidRDefault="00923DFD">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19435160" w14:textId="77777777">
        <w:tc>
          <w:tcPr>
            <w:tcW w:w="1412" w:type="dxa"/>
            <w:vAlign w:val="center"/>
          </w:tcPr>
          <w:p w14:paraId="29E9EA9A" w14:textId="77777777" w:rsidR="00923DFD" w:rsidRDefault="00923DFD">
            <w:pPr>
              <w:jc w:val="left"/>
            </w:pPr>
          </w:p>
        </w:tc>
        <w:tc>
          <w:tcPr>
            <w:tcW w:w="5379" w:type="dxa"/>
            <w:shd w:val="clear" w:color="auto" w:fill="auto"/>
            <w:vAlign w:val="center"/>
          </w:tcPr>
          <w:p w14:paraId="0DD9F170" w14:textId="77777777" w:rsidR="00923DFD" w:rsidRDefault="00762B33">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+2</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func>
                  <m:funcPr>
                    <m:ctrlPr>
                      <w:rPr>
                        <w:rFonts w:ascii="Cambria Math" w:eastAsiaTheme="minorEastAsia" w:hAnsi="Cambria Math"/>
                        <w:i/>
                        <w:lang w:val="en"/>
                      </w:rPr>
                    </m:ctrlPr>
                  </m:funcPr>
                  <m:fName>
                    <m:r>
                      <m:rPr>
                        <m:sty m:val="p"/>
                      </m:rPr>
                      <w:rPr>
                        <w:rFonts w:ascii="Cambria Math" w:hAnsi="Cambria Math"/>
                        <w:lang w:val="en"/>
                      </w:rPr>
                      <m:t>cos</m:t>
                    </m:r>
                  </m:fName>
                  <m:e>
                    <m:d>
                      <m:dPr>
                        <m:ctrlPr>
                          <w:rPr>
                            <w:rFonts w:ascii="Cambria Math" w:eastAsiaTheme="minorEastAsia" w:hAnsi="Cambria Math"/>
                            <w:i/>
                            <w:lang w:val="en"/>
                          </w:rPr>
                        </m:ctrlPr>
                      </m:dPr>
                      <m:e>
                        <m:f>
                          <m:fPr>
                            <m:ctrlPr>
                              <w:rPr>
                                <w:rFonts w:ascii="Cambria Math" w:eastAsiaTheme="minorEastAsia" w:hAnsi="Cambria Math"/>
                                <w:i/>
                                <w:lang w:val="en"/>
                              </w:rPr>
                            </m:ctrlPr>
                          </m:fPr>
                          <m:num>
                            <m:r>
                              <w:rPr>
                                <w:rFonts w:ascii="Cambria Math" w:eastAsiaTheme="minorEastAsia" w:hAnsi="Cambria Math"/>
                                <w:lang w:val="en"/>
                              </w:rPr>
                              <m:t>2πτ</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o</m:t>
                                </m:r>
                              </m:sub>
                            </m:sSub>
                          </m:den>
                        </m:f>
                      </m:e>
                    </m:d>
                  </m:e>
                </m:func>
              </m:oMath>
            </m:oMathPara>
          </w:p>
        </w:tc>
        <w:tc>
          <w:tcPr>
            <w:tcW w:w="1713" w:type="dxa"/>
            <w:vAlign w:val="center"/>
          </w:tcPr>
          <w:p w14:paraId="5DE4454C" w14:textId="6AEEB229" w:rsidR="00923DFD" w:rsidRDefault="00C0281C">
            <w:pPr>
              <w:pStyle w:val="PT"/>
            </w:pPr>
            <w:r>
              <w:t xml:space="preserve">PT </w:t>
            </w:r>
            <w:fldSimple w:instr=" STYLEREF 1 \s ">
              <w:r w:rsidR="002741CC">
                <w:rPr>
                  <w:noProof/>
                </w:rPr>
                <w:t>2</w:t>
              </w:r>
            </w:fldSimple>
            <w:r>
              <w:t>.</w:t>
            </w:r>
            <w:fldSimple w:instr=" SEQ PT \* ARABIC \s 1 ">
              <w:r w:rsidR="002741CC">
                <w:rPr>
                  <w:noProof/>
                </w:rPr>
                <w:t>5</w:t>
              </w:r>
            </w:fldSimple>
          </w:p>
        </w:tc>
      </w:tr>
    </w:tbl>
    <w:p w14:paraId="46957E68" w14:textId="77777777" w:rsidR="00923DFD" w:rsidRDefault="00923DFD">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6AB7FA65" w14:textId="77777777">
        <w:tc>
          <w:tcPr>
            <w:tcW w:w="1412" w:type="dxa"/>
            <w:vAlign w:val="center"/>
          </w:tcPr>
          <w:p w14:paraId="701F2DE6" w14:textId="77777777" w:rsidR="00923DFD" w:rsidRDefault="00923DFD">
            <w:pPr>
              <w:jc w:val="left"/>
            </w:pPr>
          </w:p>
        </w:tc>
        <w:tc>
          <w:tcPr>
            <w:tcW w:w="5379" w:type="dxa"/>
            <w:shd w:val="clear" w:color="auto" w:fill="auto"/>
            <w:vAlign w:val="center"/>
          </w:tcPr>
          <w:p w14:paraId="7730D3C0" w14:textId="77777777" w:rsidR="00923DFD" w:rsidRDefault="00762B33">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f>
                  <m:fPr>
                    <m:ctrlPr>
                      <w:rPr>
                        <w:rFonts w:ascii="Cambria Math" w:eastAsiaTheme="minorEastAsia" w:hAnsi="Cambria Math"/>
                        <w:i/>
                        <w:lang w:val="en"/>
                      </w:rPr>
                    </m:ctrlPr>
                  </m:fPr>
                  <m:num>
                    <m:func>
                      <m:funcPr>
                        <m:ctrlPr>
                          <w:rPr>
                            <w:rFonts w:ascii="Cambria Math" w:eastAsiaTheme="minorEastAsia" w:hAnsi="Cambria Math"/>
                            <w:i/>
                            <w:lang w:val="en"/>
                          </w:rPr>
                        </m:ctrlPr>
                      </m:funcPr>
                      <m:fName>
                        <m:r>
                          <m:rPr>
                            <m:sty m:val="p"/>
                          </m:rPr>
                          <w:rPr>
                            <w:rFonts w:ascii="Cambria Math" w:hAnsi="Cambria Math"/>
                            <w:lang w:val="en"/>
                          </w:rPr>
                          <m:t>sin</m:t>
                        </m:r>
                      </m:fName>
                      <m:e>
                        <m:d>
                          <m:dPr>
                            <m:ctrlPr>
                              <w:rPr>
                                <w:rFonts w:ascii="Cambria Math" w:eastAsiaTheme="minorEastAsia" w:hAnsi="Cambria Math"/>
                                <w:i/>
                                <w:lang w:val="en"/>
                              </w:rPr>
                            </m:ctrlPr>
                          </m:dPr>
                          <m:e>
                            <m:r>
                              <w:rPr>
                                <w:rFonts w:ascii="Cambria Math" w:eastAsiaTheme="minorEastAsia" w:hAnsi="Cambria Math"/>
                                <w:lang w:val="en"/>
                              </w:rPr>
                              <m:t>π</m:t>
                            </m:r>
                            <m:sSub>
                              <m:sSubPr>
                                <m:ctrlPr>
                                  <w:rPr>
                                    <w:rFonts w:ascii="Cambria Math" w:eastAsiaTheme="minorEastAsia" w:hAnsi="Cambria Math"/>
                                    <w:i/>
                                    <w:lang w:val="en"/>
                                  </w:rPr>
                                </m:ctrlPr>
                              </m:sSubPr>
                              <m:e>
                                <m:r>
                                  <w:rPr>
                                    <w:rFonts w:ascii="Cambria Math" w:eastAsiaTheme="minorEastAsia" w:hAnsi="Cambria Math"/>
                                    <w:lang w:val="en"/>
                                  </w:rPr>
                                  <m:t>f</m:t>
                                </m:r>
                              </m:e>
                              <m:sub>
                                <m:r>
                                  <w:rPr>
                                    <w:rFonts w:ascii="Cambria Math" w:eastAsiaTheme="minorEastAsia" w:hAnsi="Cambria Math"/>
                                    <w:lang w:val="en"/>
                                  </w:rPr>
                                  <m:t>0</m:t>
                                </m:r>
                              </m:sub>
                            </m:sSub>
                            <m:r>
                              <w:rPr>
                                <w:rFonts w:ascii="Cambria Math" w:eastAsiaTheme="minorEastAsia" w:hAnsi="Cambria Math"/>
                                <w:lang w:val="en"/>
                              </w:rPr>
                              <m:t>τ</m:t>
                            </m:r>
                          </m:e>
                        </m:d>
                      </m:e>
                    </m:func>
                  </m:num>
                  <m:den>
                    <m:r>
                      <w:rPr>
                        <w:rFonts w:ascii="Cambria Math" w:eastAsiaTheme="minorEastAsia" w:hAnsi="Cambria Math"/>
                        <w:lang w:val="en"/>
                      </w:rPr>
                      <m:t>π</m:t>
                    </m:r>
                    <m:sSub>
                      <m:sSubPr>
                        <m:ctrlPr>
                          <w:rPr>
                            <w:rFonts w:ascii="Cambria Math" w:eastAsiaTheme="minorEastAsia" w:hAnsi="Cambria Math"/>
                            <w:i/>
                            <w:lang w:val="en"/>
                          </w:rPr>
                        </m:ctrlPr>
                      </m:sSubPr>
                      <m:e>
                        <m:r>
                          <w:rPr>
                            <w:rFonts w:ascii="Cambria Math" w:eastAsiaTheme="minorEastAsia" w:hAnsi="Cambria Math"/>
                            <w:lang w:val="en"/>
                          </w:rPr>
                          <m:t>f</m:t>
                        </m:r>
                      </m:e>
                      <m:sub>
                        <m:r>
                          <w:rPr>
                            <w:rFonts w:ascii="Cambria Math" w:eastAsiaTheme="minorEastAsia" w:hAnsi="Cambria Math"/>
                            <w:lang w:val="en"/>
                          </w:rPr>
                          <m:t>o</m:t>
                        </m:r>
                      </m:sub>
                    </m:sSub>
                    <m:r>
                      <w:rPr>
                        <w:rFonts w:ascii="Cambria Math" w:eastAsiaTheme="minorEastAsia" w:hAnsi="Cambria Math"/>
                        <w:lang w:val="en"/>
                      </w:rPr>
                      <m:t>τ</m:t>
                    </m:r>
                  </m:den>
                </m:f>
              </m:oMath>
            </m:oMathPara>
          </w:p>
        </w:tc>
        <w:tc>
          <w:tcPr>
            <w:tcW w:w="1713" w:type="dxa"/>
            <w:vAlign w:val="center"/>
          </w:tcPr>
          <w:p w14:paraId="00237123" w14:textId="2B380619" w:rsidR="00923DFD" w:rsidRDefault="00C0281C">
            <w:pPr>
              <w:pStyle w:val="PT"/>
            </w:pPr>
            <w:r>
              <w:t xml:space="preserve">PT </w:t>
            </w:r>
            <w:fldSimple w:instr=" STYLEREF 1 \s ">
              <w:r w:rsidR="002741CC">
                <w:rPr>
                  <w:noProof/>
                </w:rPr>
                <w:t>2</w:t>
              </w:r>
            </w:fldSimple>
            <w:r>
              <w:t>.</w:t>
            </w:r>
            <w:fldSimple w:instr=" SEQ PT \* ARABIC \s 1 ">
              <w:r w:rsidR="002741CC">
                <w:rPr>
                  <w:noProof/>
                </w:rPr>
                <w:t>6</w:t>
              </w:r>
            </w:fldSimple>
          </w:p>
        </w:tc>
      </w:tr>
    </w:tbl>
    <w:p w14:paraId="2F0DD4C1" w14:textId="77777777" w:rsidR="00923DFD" w:rsidRDefault="00923DFD">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54BCC9CD" w14:textId="77777777">
        <w:tc>
          <w:tcPr>
            <w:tcW w:w="1412" w:type="dxa"/>
            <w:vAlign w:val="center"/>
          </w:tcPr>
          <w:p w14:paraId="40A7ACBB" w14:textId="77777777" w:rsidR="00923DFD" w:rsidRDefault="00923DFD">
            <w:pPr>
              <w:jc w:val="left"/>
            </w:pPr>
          </w:p>
        </w:tc>
        <w:tc>
          <w:tcPr>
            <w:tcW w:w="5379" w:type="dxa"/>
            <w:shd w:val="clear" w:color="auto" w:fill="auto"/>
            <w:vAlign w:val="center"/>
          </w:tcPr>
          <w:p w14:paraId="7B9A59BF" w14:textId="77777777" w:rsidR="00923DFD" w:rsidRDefault="00762B33">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+ 2</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func>
                  <m:funcPr>
                    <m:ctrlPr>
                      <w:rPr>
                        <w:rFonts w:ascii="Cambria Math" w:eastAsiaTheme="minorEastAsia" w:hAnsi="Cambria Math"/>
                        <w:i/>
                        <w:lang w:val="en"/>
                      </w:rPr>
                    </m:ctrlPr>
                  </m:funcPr>
                  <m:fName>
                    <m:r>
                      <m:rPr>
                        <m:sty m:val="p"/>
                      </m:rPr>
                      <w:rPr>
                        <w:rFonts w:ascii="Cambria Math" w:hAnsi="Cambria Math"/>
                        <w:lang w:val="en"/>
                      </w:rPr>
                      <m:t>cos</m:t>
                    </m:r>
                  </m:fName>
                  <m:e>
                    <m:d>
                      <m:dPr>
                        <m:ctrlPr>
                          <w:rPr>
                            <w:rFonts w:ascii="Cambria Math" w:eastAsiaTheme="minorEastAsia" w:hAnsi="Cambria Math"/>
                            <w:i/>
                            <w:lang w:val="en"/>
                          </w:rPr>
                        </m:ctrlPr>
                      </m:dPr>
                      <m:e>
                        <m:f>
                          <m:fPr>
                            <m:ctrlPr>
                              <w:rPr>
                                <w:rFonts w:ascii="Cambria Math" w:eastAsiaTheme="minorEastAsia" w:hAnsi="Cambria Math"/>
                                <w:i/>
                                <w:lang w:val="en"/>
                              </w:rPr>
                            </m:ctrlPr>
                          </m:fPr>
                          <m:num>
                            <m:r>
                              <w:rPr>
                                <w:rFonts w:ascii="Cambria Math" w:eastAsiaTheme="minorEastAsia" w:hAnsi="Cambria Math"/>
                                <w:lang w:val="en"/>
                              </w:rPr>
                              <m:t>2πτ</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den>
                        </m:f>
                      </m:e>
                    </m:d>
                  </m:e>
                </m:func>
              </m:oMath>
            </m:oMathPara>
          </w:p>
        </w:tc>
        <w:tc>
          <w:tcPr>
            <w:tcW w:w="1713" w:type="dxa"/>
            <w:vAlign w:val="center"/>
          </w:tcPr>
          <w:p w14:paraId="5E072FAC" w14:textId="052C39E5" w:rsidR="00923DFD" w:rsidRDefault="00C0281C">
            <w:pPr>
              <w:pStyle w:val="PT"/>
            </w:pPr>
            <w:r>
              <w:t xml:space="preserve">PT </w:t>
            </w:r>
            <w:fldSimple w:instr=" STYLEREF 1 \s ">
              <w:r w:rsidR="002741CC">
                <w:rPr>
                  <w:noProof/>
                </w:rPr>
                <w:t>2</w:t>
              </w:r>
            </w:fldSimple>
            <w:r>
              <w:t>.</w:t>
            </w:r>
            <w:fldSimple w:instr=" SEQ PT \* ARABIC \s 1 ">
              <w:r w:rsidR="002741CC">
                <w:rPr>
                  <w:noProof/>
                </w:rPr>
                <w:t>7</w:t>
              </w:r>
            </w:fldSimple>
          </w:p>
        </w:tc>
      </w:tr>
    </w:tbl>
    <w:p w14:paraId="6996A206" w14:textId="77777777" w:rsidR="00923DFD" w:rsidRDefault="00923DFD">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3D437FFB" w14:textId="77777777">
        <w:tc>
          <w:tcPr>
            <w:tcW w:w="1412" w:type="dxa"/>
            <w:vAlign w:val="center"/>
          </w:tcPr>
          <w:p w14:paraId="52D2B73D" w14:textId="77777777" w:rsidR="00923DFD" w:rsidRDefault="00923DFD">
            <w:pPr>
              <w:jc w:val="left"/>
            </w:pPr>
          </w:p>
        </w:tc>
        <w:tc>
          <w:tcPr>
            <w:tcW w:w="5379" w:type="dxa"/>
            <w:shd w:val="clear" w:color="auto" w:fill="auto"/>
            <w:vAlign w:val="center"/>
          </w:tcPr>
          <w:p w14:paraId="78CC910C" w14:textId="77777777" w:rsidR="00923DFD" w:rsidRDefault="00762B33">
            <w:pPr>
              <w:jc w:val="cente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func>
                      <m:funcPr>
                        <m:ctrlPr>
                          <w:rPr>
                            <w:rFonts w:ascii="Cambria Math" w:eastAsiaTheme="minorEastAsia" w:hAnsi="Cambria Math"/>
                            <w:i/>
                            <w:lang w:val="en"/>
                          </w:rPr>
                        </m:ctrlPr>
                      </m:funcPr>
                      <m:fName>
                        <m:r>
                          <m:rPr>
                            <m:sty m:val="p"/>
                          </m:rPr>
                          <w:rPr>
                            <w:rFonts w:ascii="Cambria Math" w:hAnsi="Cambria Math"/>
                            <w:lang w:val="en"/>
                          </w:rPr>
                          <m:t>log</m:t>
                        </m:r>
                      </m:fName>
                      <m:e>
                        <m:d>
                          <m:dPr>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ω</m:t>
                                </m:r>
                              </m:e>
                            </m:d>
                          </m:e>
                        </m:d>
                      </m:e>
                    </m:func>
                  </m:e>
                </m:d>
              </m:oMath>
            </m:oMathPara>
          </w:p>
        </w:tc>
        <w:tc>
          <w:tcPr>
            <w:tcW w:w="1713" w:type="dxa"/>
            <w:vAlign w:val="center"/>
          </w:tcPr>
          <w:p w14:paraId="24827EB4" w14:textId="55ADB876" w:rsidR="00923DFD" w:rsidRDefault="00C0281C">
            <w:pPr>
              <w:pStyle w:val="PT"/>
              <w:rPr>
                <w:rFonts w:eastAsiaTheme="minorEastAsia"/>
                <w:lang w:val="en"/>
              </w:rPr>
            </w:pPr>
            <w:r>
              <w:t xml:space="preserve">PT </w:t>
            </w:r>
            <w:fldSimple w:instr=" STYLEREF 1 \s ">
              <w:r w:rsidR="002741CC">
                <w:rPr>
                  <w:noProof/>
                </w:rPr>
                <w:t>2</w:t>
              </w:r>
            </w:fldSimple>
            <w:r>
              <w:t>.</w:t>
            </w:r>
            <w:fldSimple w:instr=" SEQ PT \* ARABIC \s 1 ">
              <w:r w:rsidR="002741CC">
                <w:rPr>
                  <w:noProof/>
                </w:rPr>
                <w:t>8</w:t>
              </w:r>
            </w:fldSimple>
          </w:p>
        </w:tc>
      </w:tr>
    </w:tbl>
    <w:p w14:paraId="619189B0" w14:textId="77777777" w:rsidR="00923DFD" w:rsidRDefault="00923DFD">
      <w:pPr>
        <w:rPr>
          <w:rFonts w:eastAsiaTheme="minorEastAsia"/>
          <w:lang w:val="en"/>
        </w:rPr>
      </w:pPr>
    </w:p>
    <w:p w14:paraId="275C060C" w14:textId="77777777" w:rsidR="00923DFD" w:rsidRDefault="00C0281C">
      <w:pPr>
        <w:rPr>
          <w:rFonts w:eastAsiaTheme="minorEastAsia"/>
          <w:lang w:val="en"/>
        </w:rPr>
      </w:pPr>
      <w:r>
        <w:rPr>
          <w:rFonts w:eastAsiaTheme="minorEastAsia"/>
          <w:lang w:val="en"/>
        </w:rPr>
        <w:t xml:space="preserve">Trong đó, </w:t>
      </w: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oMath>
      <w:r>
        <w:rPr>
          <w:rFonts w:eastAsiaTheme="minorEastAsia"/>
          <w:lang w:val="en"/>
        </w:rPr>
        <w:t xml:space="preserve"> là hàm nâng cho việc làm mịn logarit năng lượng phổ, </w:t>
      </w: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oMath>
      <w:r>
        <w:rPr>
          <w:rFonts w:eastAsiaTheme="minorEastAsia"/>
          <w:lang w:val="en"/>
        </w:rPr>
        <w:t xml:space="preserve"> là hàm nâng cho việc hồi phục phổ và </w:t>
      </w:r>
      <m:oMath>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oMath>
      <w:r>
        <w:rPr>
          <w:rFonts w:eastAsiaTheme="minorEastAsia"/>
          <w:lang w:val="en"/>
        </w:rPr>
        <w:t xml:space="preserve"> là các tham số cho việc phục hồi phổ. Các ký hiệu </w:t>
      </w:r>
      <m:oMath>
        <m:r>
          <m:rPr>
            <m:scr m:val="script"/>
          </m:rPr>
          <w:rPr>
            <w:rFonts w:ascii="Cambria Math" w:eastAsiaTheme="minorEastAsia" w:hAnsi="Cambria Math"/>
            <w:lang w:val="en"/>
          </w:rPr>
          <m:t>F</m:t>
        </m:r>
      </m:oMath>
      <w:r>
        <w:rPr>
          <w:rFonts w:eastAsiaTheme="minorEastAsia"/>
          <w:lang w:val="en"/>
        </w:rPr>
        <w:t xml:space="preserve">[] và </w:t>
      </w:r>
      <m:oMath>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r>
          <w:rPr>
            <w:rFonts w:ascii="Cambria Math" w:eastAsiaTheme="minorEastAsia" w:hAnsi="Cambria Math"/>
            <w:lang w:val="en"/>
          </w:rPr>
          <m:t>[]</m:t>
        </m:r>
      </m:oMath>
      <w:r>
        <w:rPr>
          <w:rFonts w:eastAsiaTheme="minorEastAsia"/>
          <w:lang w:val="en"/>
        </w:rPr>
        <w:t xml:space="preserve"> đại diện cho biến đổi Fourier và biến đổi Fourier ngược.</w:t>
      </w:r>
    </w:p>
    <w:p w14:paraId="6B776ECE" w14:textId="77777777" w:rsidR="00923DFD" w:rsidRDefault="00C0281C">
      <w:pPr>
        <w:rPr>
          <w:rFonts w:eastAsiaTheme="minorEastAsia"/>
          <w:lang w:val="en"/>
        </w:rPr>
      </w:pPr>
      <w:r>
        <w:rPr>
          <w:rFonts w:eastAsiaTheme="minorEastAsia"/>
          <w:lang w:val="en"/>
        </w:rPr>
        <w:t xml:space="preserve">Cuối cùng, phương pháp PLATINUM ước lượng tín hiệu kích thích. Đầu tiên, tín hiệu đi qua cửa sổ có độ dài </w:t>
      </w:r>
      <m:oMath>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oMath>
      <w:r>
        <w:rPr>
          <w:rFonts w:eastAsiaTheme="minorEastAsia"/>
          <w:lang w:val="en"/>
        </w:rPr>
        <w:t xml:space="preserve">, phổ của tín hiệu sau khi đưa qua cửa sổ được chia ra bởi phổ tối thiểu </w:t>
      </w: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w:t>
      </w: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được tính theo biểu thức sau:</w:t>
      </w:r>
    </w:p>
    <w:p w14:paraId="1735CAEA" w14:textId="77777777" w:rsidR="00923DFD" w:rsidRDefault="00923DFD">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2CF2BFCA" w14:textId="77777777">
        <w:tc>
          <w:tcPr>
            <w:tcW w:w="1412" w:type="dxa"/>
            <w:vAlign w:val="center"/>
          </w:tcPr>
          <w:p w14:paraId="05B6358C" w14:textId="77777777" w:rsidR="00923DFD" w:rsidRDefault="00923DFD">
            <w:pPr>
              <w:jc w:val="left"/>
            </w:pPr>
          </w:p>
        </w:tc>
        <w:tc>
          <w:tcPr>
            <w:tcW w:w="5379" w:type="dxa"/>
            <w:shd w:val="clear" w:color="auto" w:fill="auto"/>
            <w:vAlign w:val="center"/>
          </w:tcPr>
          <w:p w14:paraId="3A30FABA" w14:textId="77777777" w:rsidR="00923DFD" w:rsidRDefault="00762B33">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unc>
                  <m:funcPr>
                    <m:ctrlPr>
                      <w:rPr>
                        <w:rFonts w:ascii="Cambria Math" w:eastAsiaTheme="minorEastAsia" w:hAnsi="Cambria Math"/>
                        <w:lang w:val="en"/>
                      </w:rPr>
                    </m:ctrlPr>
                  </m:funcPr>
                  <m:fName>
                    <m:r>
                      <m:rPr>
                        <m:sty m:val="p"/>
                      </m:rPr>
                      <w:rPr>
                        <w:rFonts w:ascii="Cambria Math" w:eastAsiaTheme="minorEastAsia" w:hAnsi="Cambria Math"/>
                        <w:lang w:val="en"/>
                      </w:rPr>
                      <m:t>exp</m:t>
                    </m:r>
                    <m:ctrlPr>
                      <w:rPr>
                        <w:rFonts w:ascii="Cambria Math" w:eastAsiaTheme="minorEastAsia" w:hAnsi="Cambria Math"/>
                        <w:i/>
                        <w:lang w:val="en"/>
                      </w:rPr>
                    </m:ctrlPr>
                  </m:fName>
                  <m:e>
                    <m:d>
                      <m:dPr>
                        <m:ctrlPr>
                          <w:rPr>
                            <w:rFonts w:ascii="Cambria Math" w:eastAsiaTheme="minorEastAsia" w:hAnsi="Cambria Math"/>
                            <w:i/>
                            <w:lang w:val="en"/>
                          </w:rPr>
                        </m:ctrlPr>
                      </m:dPr>
                      <m:e>
                        <m:r>
                          <m:rPr>
                            <m:scr m:val="script"/>
                          </m:rPr>
                          <w:rPr>
                            <w:rFonts w:ascii="Cambria Math" w:eastAsiaTheme="minorEastAsia" w:hAnsi="Cambria Math"/>
                            <w:lang w:val="en"/>
                          </w:rPr>
                          <m:t>F</m:t>
                        </m:r>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c</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τ</m:t>
                                </m:r>
                              </m:e>
                            </m:d>
                          </m:e>
                        </m:d>
                      </m:e>
                    </m:d>
                  </m:e>
                </m:func>
              </m:oMath>
            </m:oMathPara>
          </w:p>
        </w:tc>
        <w:tc>
          <w:tcPr>
            <w:tcW w:w="1713" w:type="dxa"/>
            <w:vAlign w:val="center"/>
          </w:tcPr>
          <w:p w14:paraId="3E17AA72" w14:textId="51E98A84" w:rsidR="00923DFD" w:rsidRDefault="00C0281C">
            <w:pPr>
              <w:pStyle w:val="PT"/>
            </w:pPr>
            <w:r>
              <w:t xml:space="preserve">PT </w:t>
            </w:r>
            <w:fldSimple w:instr=" STYLEREF 1 \s ">
              <w:r w:rsidR="002741CC">
                <w:rPr>
                  <w:noProof/>
                </w:rPr>
                <w:t>2</w:t>
              </w:r>
            </w:fldSimple>
            <w:r>
              <w:t>.</w:t>
            </w:r>
            <w:fldSimple w:instr=" SEQ PT \* ARABIC \s 1 ">
              <w:r w:rsidR="002741CC">
                <w:rPr>
                  <w:noProof/>
                </w:rPr>
                <w:t>9</w:t>
              </w:r>
            </w:fldSimple>
          </w:p>
        </w:tc>
      </w:tr>
    </w:tbl>
    <w:p w14:paraId="77B48331" w14:textId="77777777" w:rsidR="00923DFD" w:rsidRDefault="00923DFD">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412"/>
        <w:gridCol w:w="5379"/>
        <w:gridCol w:w="1713"/>
      </w:tblGrid>
      <w:tr w:rsidR="00923DFD" w14:paraId="7B314094" w14:textId="77777777">
        <w:tc>
          <w:tcPr>
            <w:tcW w:w="1412" w:type="dxa"/>
            <w:vAlign w:val="center"/>
          </w:tcPr>
          <w:p w14:paraId="6319F4B2" w14:textId="77777777" w:rsidR="00923DFD" w:rsidRDefault="00923DFD">
            <w:pPr>
              <w:jc w:val="left"/>
            </w:pPr>
          </w:p>
        </w:tc>
        <w:tc>
          <w:tcPr>
            <w:tcW w:w="5379" w:type="dxa"/>
            <w:shd w:val="clear" w:color="auto" w:fill="auto"/>
            <w:vAlign w:val="center"/>
          </w:tcPr>
          <w:p w14:paraId="75CD4147" w14:textId="77777777" w:rsidR="00923DFD" w:rsidRDefault="00762B33">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c</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begChr m:val="{"/>
                    <m:endChr m:val=""/>
                    <m:ctrlPr>
                      <w:rPr>
                        <w:rFonts w:ascii="Cambria Math" w:eastAsiaTheme="minorEastAsia" w:hAnsi="Cambria Math"/>
                        <w:i/>
                        <w:lang w:val="en"/>
                      </w:rPr>
                    </m:ctrlPr>
                  </m:dPr>
                  <m:e>
                    <m:eqArr>
                      <m:eqArrPr>
                        <m:ctrlPr>
                          <w:rPr>
                            <w:rFonts w:ascii="Cambria Math" w:eastAsiaTheme="minorEastAsia" w:hAnsi="Cambria Math"/>
                            <w:i/>
                            <w:lang w:val="en"/>
                          </w:rPr>
                        </m:ctrlPr>
                      </m:eqArrPr>
                      <m:e>
                        <m:r>
                          <w:rPr>
                            <w:rFonts w:ascii="Cambria Math" w:eastAsiaTheme="minorEastAsia" w:hAnsi="Cambria Math"/>
                            <w:lang w:val="en"/>
                          </w:rPr>
                          <m:t>2c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ctrlPr>
                              <w:rPr>
                                <w:rFonts w:ascii="Cambria Math" w:eastAsiaTheme="minorEastAsia" w:hAnsi="Cambria Math"/>
                                <w:i/>
                                <w:lang w:val="en"/>
                              </w:rPr>
                            </m:ctrlPr>
                          </m:dPr>
                          <m:e>
                            <m:r>
                              <w:rPr>
                                <w:rFonts w:ascii="Cambria Math" w:eastAsiaTheme="minorEastAsia" w:hAnsi="Cambria Math"/>
                                <w:lang w:val="en"/>
                              </w:rPr>
                              <m:t>τ&gt;0</m:t>
                            </m:r>
                          </m:e>
                        </m:d>
                      </m:e>
                      <m:e>
                        <m:r>
                          <w:rPr>
                            <w:rFonts w:ascii="Cambria Math" w:eastAsiaTheme="minorEastAsia" w:hAnsi="Cambria Math"/>
                            <w:lang w:val="en"/>
                          </w:rPr>
                          <m:t>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ctrlPr>
                              <w:rPr>
                                <w:rFonts w:ascii="Cambria Math" w:eastAsiaTheme="minorEastAsia" w:hAnsi="Cambria Math"/>
                                <w:i/>
                                <w:lang w:val="en"/>
                              </w:rPr>
                            </m:ctrlPr>
                          </m:dPr>
                          <m:e>
                            <m:r>
                              <w:rPr>
                                <w:rFonts w:ascii="Cambria Math" w:eastAsiaTheme="minorEastAsia" w:hAnsi="Cambria Math"/>
                                <w:lang w:val="en"/>
                              </w:rPr>
                              <m:t>τ=0</m:t>
                            </m:r>
                          </m:e>
                        </m:d>
                      </m:e>
                      <m:e>
                        <m:r>
                          <w:rPr>
                            <w:rFonts w:ascii="Cambria Math" w:eastAsiaTheme="minorEastAsia" w:hAnsi="Cambria Math"/>
                            <w:lang w:val="en"/>
                          </w:rPr>
                          <m:t xml:space="preserve">0         </m:t>
                        </m:r>
                        <m:d>
                          <m:dPr>
                            <m:ctrlPr>
                              <w:rPr>
                                <w:rFonts w:ascii="Cambria Math" w:eastAsiaTheme="minorEastAsia" w:hAnsi="Cambria Math"/>
                                <w:i/>
                                <w:lang w:val="en"/>
                              </w:rPr>
                            </m:ctrlPr>
                          </m:dPr>
                          <m:e>
                            <m:r>
                              <w:rPr>
                                <w:rFonts w:ascii="Cambria Math" w:eastAsiaTheme="minorEastAsia" w:hAnsi="Cambria Math"/>
                                <w:lang w:val="en"/>
                              </w:rPr>
                              <m:t>τ&lt;0</m:t>
                            </m:r>
                          </m:e>
                        </m:d>
                      </m:e>
                    </m:eqArr>
                  </m:e>
                </m:d>
              </m:oMath>
            </m:oMathPara>
          </w:p>
        </w:tc>
        <w:tc>
          <w:tcPr>
            <w:tcW w:w="1713" w:type="dxa"/>
            <w:vAlign w:val="center"/>
          </w:tcPr>
          <w:p w14:paraId="052BC500" w14:textId="1BC7F5E4" w:rsidR="00923DFD" w:rsidRDefault="00C0281C">
            <w:pPr>
              <w:pStyle w:val="PT"/>
            </w:pPr>
            <w:r>
              <w:t xml:space="preserve">PT </w:t>
            </w:r>
            <w:fldSimple w:instr=" STYLEREF 1 \s ">
              <w:r w:rsidR="002741CC">
                <w:rPr>
                  <w:noProof/>
                </w:rPr>
                <w:t>2</w:t>
              </w:r>
            </w:fldSimple>
            <w:r>
              <w:t>.</w:t>
            </w:r>
            <w:fldSimple w:instr=" SEQ PT \* ARABIC \s 1 ">
              <w:r w:rsidR="002741CC">
                <w:rPr>
                  <w:noProof/>
                </w:rPr>
                <w:t>10</w:t>
              </w:r>
            </w:fldSimple>
          </w:p>
        </w:tc>
      </w:tr>
    </w:tbl>
    <w:p w14:paraId="2B8754B8" w14:textId="77777777" w:rsidR="00923DFD" w:rsidRDefault="00923DFD">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0F63D860" w14:textId="77777777">
        <w:tc>
          <w:tcPr>
            <w:tcW w:w="1412" w:type="dxa"/>
            <w:vAlign w:val="center"/>
          </w:tcPr>
          <w:p w14:paraId="01C9E081" w14:textId="77777777" w:rsidR="00923DFD" w:rsidRDefault="00923DFD">
            <w:pPr>
              <w:jc w:val="left"/>
            </w:pPr>
          </w:p>
        </w:tc>
        <w:tc>
          <w:tcPr>
            <w:tcW w:w="5379" w:type="dxa"/>
            <w:shd w:val="clear" w:color="auto" w:fill="auto"/>
            <w:vAlign w:val="center"/>
          </w:tcPr>
          <w:p w14:paraId="38B6572E" w14:textId="77777777" w:rsidR="00923DFD" w:rsidRDefault="00C0281C">
            <w:pPr>
              <w:rPr>
                <w:rFonts w:eastAsiaTheme="minorEastAsia"/>
                <w:lang w:val="en"/>
              </w:rPr>
            </w:pPr>
            <m:oMathPara>
              <m:oMathParaPr>
                <m:jc m:val="left"/>
              </m:oMathParaPr>
              <m:oMath>
                <m:r>
                  <w:rPr>
                    <w:rFonts w:ascii="Cambria Math" w:eastAsiaTheme="minorEastAsia" w:hAnsi="Cambria Math"/>
                    <w:lang w:val="en"/>
                  </w:rPr>
                  <m:t>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func>
                      <m:funcPr>
                        <m:ctrlPr>
                          <w:rPr>
                            <w:rFonts w:ascii="Cambria Math" w:eastAsiaTheme="minorEastAsia" w:hAnsi="Cambria Math"/>
                            <w:i/>
                            <w:lang w:val="en"/>
                          </w:rPr>
                        </m:ctrlPr>
                      </m:funcPr>
                      <m:fName>
                        <m:r>
                          <m:rPr>
                            <m:sty m:val="p"/>
                          </m:rPr>
                          <w:rPr>
                            <w:rFonts w:ascii="Cambria Math" w:hAnsi="Cambria Math"/>
                            <w:lang w:val="en"/>
                          </w:rPr>
                          <m:t>log</m:t>
                        </m:r>
                      </m:fName>
                      <m:e>
                        <m:d>
                          <m:dPr>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1</m:t>
                                </m:r>
                              </m:sub>
                            </m:sSub>
                            <m:d>
                              <m:dPr>
                                <m:ctrlPr>
                                  <w:rPr>
                                    <w:rFonts w:ascii="Cambria Math" w:eastAsiaTheme="minorEastAsia" w:hAnsi="Cambria Math"/>
                                    <w:i/>
                                    <w:lang w:val="en"/>
                                  </w:rPr>
                                </m:ctrlPr>
                              </m:dPr>
                              <m:e>
                                <m:r>
                                  <w:rPr>
                                    <w:rFonts w:ascii="Cambria Math" w:eastAsiaTheme="minorEastAsia" w:hAnsi="Cambria Math"/>
                                    <w:lang w:val="en"/>
                                  </w:rPr>
                                  <m:t>ω</m:t>
                                </m:r>
                              </m:e>
                            </m:d>
                          </m:e>
                        </m:d>
                      </m:e>
                    </m:func>
                  </m:e>
                </m:d>
              </m:oMath>
            </m:oMathPara>
          </w:p>
        </w:tc>
        <w:tc>
          <w:tcPr>
            <w:tcW w:w="1713" w:type="dxa"/>
            <w:vAlign w:val="center"/>
          </w:tcPr>
          <w:p w14:paraId="67B11447" w14:textId="10F9E983" w:rsidR="00923DFD" w:rsidRDefault="00C0281C">
            <w:pPr>
              <w:pStyle w:val="PT"/>
              <w:rPr>
                <w:rFonts w:eastAsiaTheme="minorEastAsia"/>
                <w:lang w:val="en"/>
              </w:rPr>
            </w:pPr>
            <w:r>
              <w:t xml:space="preserve">PT </w:t>
            </w:r>
            <w:fldSimple w:instr=" STYLEREF 1 \s ">
              <w:r w:rsidR="002741CC">
                <w:rPr>
                  <w:noProof/>
                </w:rPr>
                <w:t>2</w:t>
              </w:r>
            </w:fldSimple>
            <w:r>
              <w:t>.</w:t>
            </w:r>
            <w:fldSimple w:instr=" SEQ PT \* ARABIC \s 1 ">
              <w:r w:rsidR="002741CC">
                <w:rPr>
                  <w:noProof/>
                </w:rPr>
                <w:t>11</w:t>
              </w:r>
            </w:fldSimple>
          </w:p>
        </w:tc>
      </w:tr>
    </w:tbl>
    <w:p w14:paraId="04709E50" w14:textId="77777777" w:rsidR="00923DFD" w:rsidRDefault="00923DFD">
      <w:pPr>
        <w:rPr>
          <w:rFonts w:eastAsiaTheme="minorEastAsia"/>
          <w:lang w:val="en"/>
        </w:rPr>
      </w:pPr>
    </w:p>
    <w:p w14:paraId="6F7628D1" w14:textId="77777777" w:rsidR="00923DFD" w:rsidRDefault="00C0281C">
      <w:pPr>
        <w:rPr>
          <w:rFonts w:eastAsiaTheme="minorEastAsia"/>
          <w:lang w:val="en"/>
        </w:rPr>
      </w:pPr>
      <w:r>
        <w:rPr>
          <w:rFonts w:eastAsiaTheme="minorEastAsia"/>
          <w:lang w:val="en"/>
        </w:rPr>
        <w:t>Tín hiệu kích thích được biểu diễn như sau:</w:t>
      </w:r>
    </w:p>
    <w:p w14:paraId="2308DE40" w14:textId="77777777" w:rsidR="00923DFD" w:rsidRDefault="00923DFD">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66BFBCB8" w14:textId="77777777">
        <w:tc>
          <w:tcPr>
            <w:tcW w:w="1412" w:type="dxa"/>
            <w:vAlign w:val="center"/>
          </w:tcPr>
          <w:p w14:paraId="26430EB3" w14:textId="77777777" w:rsidR="00923DFD" w:rsidRDefault="00923DFD">
            <w:pPr>
              <w:jc w:val="left"/>
            </w:pPr>
          </w:p>
        </w:tc>
        <w:tc>
          <w:tcPr>
            <w:tcW w:w="5379" w:type="dxa"/>
            <w:shd w:val="clear" w:color="auto" w:fill="auto"/>
            <w:vAlign w:val="center"/>
          </w:tcPr>
          <w:p w14:paraId="7597AD82" w14:textId="77777777" w:rsidR="00923DFD" w:rsidRDefault="00762B33">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d>
                  <m:dPr>
                    <m:ctrlPr>
                      <w:rPr>
                        <w:rFonts w:ascii="Cambria Math" w:eastAsiaTheme="minorEastAsia" w:hAnsi="Cambria Math"/>
                        <w:i/>
                        <w:lang w:val="en"/>
                      </w:rPr>
                    </m:ctrlPr>
                  </m:dPr>
                  <m:e>
                    <m:r>
                      <w:rPr>
                        <w:rFonts w:ascii="Cambria Math" w:eastAsiaTheme="minorEastAsia" w:hAnsi="Cambria Math"/>
                        <w:lang w:val="en"/>
                      </w:rPr>
                      <m:t>t</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r>
                      <w:rPr>
                        <w:rFonts w:ascii="Cambria Math" w:eastAsiaTheme="minorEastAsia" w:hAnsi="Cambria Math"/>
                        <w:lang w:val="en"/>
                      </w:rPr>
                      <m:t>(ω)</m:t>
                    </m:r>
                  </m:e>
                </m:d>
              </m:oMath>
            </m:oMathPara>
          </w:p>
        </w:tc>
        <w:tc>
          <w:tcPr>
            <w:tcW w:w="1713" w:type="dxa"/>
            <w:vAlign w:val="center"/>
          </w:tcPr>
          <w:p w14:paraId="34EF98A5" w14:textId="1730A3FB" w:rsidR="00923DFD" w:rsidRDefault="00C0281C">
            <w:pPr>
              <w:pStyle w:val="PT"/>
            </w:pPr>
            <w:r>
              <w:t xml:space="preserve">PT </w:t>
            </w:r>
            <w:fldSimple w:instr=" STYLEREF 1 \s ">
              <w:r w:rsidR="002741CC">
                <w:rPr>
                  <w:noProof/>
                </w:rPr>
                <w:t>2</w:t>
              </w:r>
            </w:fldSimple>
            <w:r>
              <w:t>.</w:t>
            </w:r>
            <w:fldSimple w:instr=" SEQ PT \* ARABIC \s 1 ">
              <w:r w:rsidR="002741CC">
                <w:rPr>
                  <w:noProof/>
                </w:rPr>
                <w:t>12</w:t>
              </w:r>
            </w:fldSimple>
          </w:p>
        </w:tc>
      </w:tr>
    </w:tbl>
    <w:p w14:paraId="64B7C352" w14:textId="77777777" w:rsidR="00923DFD" w:rsidRDefault="00923DFD">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47520615" w14:textId="77777777">
        <w:tc>
          <w:tcPr>
            <w:tcW w:w="1412" w:type="dxa"/>
            <w:vAlign w:val="center"/>
          </w:tcPr>
          <w:p w14:paraId="78CD10E1" w14:textId="77777777" w:rsidR="00923DFD" w:rsidRDefault="00923DFD">
            <w:pPr>
              <w:jc w:val="left"/>
            </w:pPr>
          </w:p>
        </w:tc>
        <w:tc>
          <w:tcPr>
            <w:tcW w:w="5379" w:type="dxa"/>
            <w:shd w:val="clear" w:color="auto" w:fill="auto"/>
            <w:vAlign w:val="center"/>
          </w:tcPr>
          <w:p w14:paraId="6E0D7DBF" w14:textId="77777777" w:rsidR="00923DFD" w:rsidRDefault="00762B33">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
                  <m:fPr>
                    <m:ctrlPr>
                      <w:rPr>
                        <w:rFonts w:ascii="Cambria Math" w:eastAsiaTheme="minorEastAsia" w:hAnsi="Cambria Math"/>
                        <w:i/>
                        <w:lang w:val="en"/>
                      </w:rPr>
                    </m:ctrlPr>
                  </m:fPr>
                  <m:num>
                    <m:r>
                      <w:rPr>
                        <w:rFonts w:ascii="Cambria Math" w:eastAsiaTheme="minorEastAsia" w:hAnsi="Cambria Math"/>
                        <w:lang w:val="en"/>
                      </w:rPr>
                      <m:t>X(ω)</m:t>
                    </m:r>
                  </m:num>
                  <m:den>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den>
                </m:f>
              </m:oMath>
            </m:oMathPara>
          </w:p>
        </w:tc>
        <w:tc>
          <w:tcPr>
            <w:tcW w:w="1713" w:type="dxa"/>
            <w:vAlign w:val="center"/>
          </w:tcPr>
          <w:p w14:paraId="49D68FA8" w14:textId="69904824" w:rsidR="00923DFD" w:rsidRDefault="00C0281C">
            <w:pPr>
              <w:pStyle w:val="PT"/>
              <w:rPr>
                <w:rFonts w:eastAsiaTheme="minorEastAsia"/>
                <w:lang w:val="en"/>
              </w:rPr>
            </w:pPr>
            <w:r>
              <w:t xml:space="preserve">PT </w:t>
            </w:r>
            <w:fldSimple w:instr=" STYLEREF 1 \s ">
              <w:r w:rsidR="002741CC">
                <w:rPr>
                  <w:noProof/>
                </w:rPr>
                <w:t>2</w:t>
              </w:r>
            </w:fldSimple>
            <w:r>
              <w:t>.</w:t>
            </w:r>
            <w:fldSimple w:instr=" SEQ PT \* ARABIC \s 1 ">
              <w:r w:rsidR="002741CC">
                <w:rPr>
                  <w:noProof/>
                </w:rPr>
                <w:t>13</w:t>
              </w:r>
            </w:fldSimple>
          </w:p>
        </w:tc>
      </w:tr>
    </w:tbl>
    <w:p w14:paraId="30C03C9B" w14:textId="07C78FFF" w:rsidR="00923DFD" w:rsidRDefault="00C0281C">
      <w:pPr>
        <w:rPr>
          <w:lang w:val="en"/>
        </w:rPr>
      </w:pPr>
      <w:r>
        <w:rPr>
          <w:noProof/>
          <w:lang w:val="en"/>
        </w:rPr>
        <mc:AlternateContent>
          <mc:Choice Requires="wpg">
            <w:drawing>
              <wp:anchor distT="0" distB="0" distL="114300" distR="114300" simplePos="0" relativeHeight="251657216" behindDoc="0" locked="0" layoutInCell="1" allowOverlap="1" wp14:anchorId="0238897A" wp14:editId="3CB38F91">
                <wp:simplePos x="0" y="0"/>
                <wp:positionH relativeFrom="margin">
                  <wp:align>center</wp:align>
                </wp:positionH>
                <wp:positionV relativeFrom="paragraph">
                  <wp:posOffset>794385</wp:posOffset>
                </wp:positionV>
                <wp:extent cx="4024630" cy="1617345"/>
                <wp:effectExtent l="19050" t="19050" r="13970" b="1905"/>
                <wp:wrapTopAndBottom/>
                <wp:docPr id="11" name="Group 11"/>
                <wp:cNvGraphicFramePr/>
                <a:graphic xmlns:a="http://schemas.openxmlformats.org/drawingml/2006/main">
                  <a:graphicData uri="http://schemas.microsoft.com/office/word/2010/wordprocessingGroup">
                    <wpg:wgp>
                      <wpg:cNvGrpSpPr/>
                      <wpg:grpSpPr>
                        <a:xfrm>
                          <a:off x="0" y="0"/>
                          <a:ext cx="4024630" cy="1617345"/>
                          <a:chOff x="0" y="0"/>
                          <a:chExt cx="4024782" cy="1617345"/>
                        </a:xfrm>
                      </wpg:grpSpPr>
                      <pic:pic xmlns:pic="http://schemas.openxmlformats.org/drawingml/2006/picture">
                        <pic:nvPicPr>
                          <pic:cNvPr id="5" name="Picture 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23360" cy="1219835"/>
                          </a:xfrm>
                          <a:prstGeom prst="rect">
                            <a:avLst/>
                          </a:prstGeom>
                          <a:ln>
                            <a:solidFill>
                              <a:schemeClr val="bg2">
                                <a:lumMod val="50000"/>
                              </a:schemeClr>
                            </a:solidFill>
                          </a:ln>
                        </pic:spPr>
                      </pic:pic>
                      <wps:wsp>
                        <wps:cNvPr id="10" name="Text Box 10"/>
                        <wps:cNvSpPr txBox="1"/>
                        <wps:spPr>
                          <a:xfrm>
                            <a:off x="1422" y="1276985"/>
                            <a:ext cx="4023360" cy="340360"/>
                          </a:xfrm>
                          <a:prstGeom prst="rect">
                            <a:avLst/>
                          </a:prstGeom>
                          <a:solidFill>
                            <a:prstClr val="white"/>
                          </a:solidFill>
                          <a:ln>
                            <a:noFill/>
                          </a:ln>
                        </wps:spPr>
                        <wps:txbx>
                          <w:txbxContent>
                            <w:p w14:paraId="219327E8" w14:textId="3D9C6FC0"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32" w:name="_Ref43035088"/>
                              <w:bookmarkStart w:id="433" w:name="_Toc43426233"/>
                              <w:r>
                                <w:t xml:space="preserve">Hình </w:t>
                              </w:r>
                              <w:fldSimple w:instr=" STYLEREF 1 \s ">
                                <w:r w:rsidR="001B37D8">
                                  <w:rPr>
                                    <w:noProof/>
                                  </w:rPr>
                                  <w:t>2</w:t>
                                </w:r>
                              </w:fldSimple>
                              <w:r w:rsidR="001B37D8">
                                <w:t>.</w:t>
                              </w:r>
                              <w:fldSimple w:instr=" SEQ Hình \* ARABIC \s 1 ">
                                <w:r w:rsidR="001B37D8">
                                  <w:rPr>
                                    <w:noProof/>
                                  </w:rPr>
                                  <w:t>7</w:t>
                                </w:r>
                              </w:fldSimple>
                              <w:bookmarkEnd w:id="432"/>
                              <w:r>
                                <w:t xml:space="preserve"> Tổng hợp tiếng nói với WORLD vocoder</w:t>
                              </w:r>
                              <w:bookmarkEnd w:id="433"/>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0238897A" id="Group 11" o:spid="_x0000_s1057" style="position:absolute;left:0;text-align:left;margin-left:0;margin-top:62.55pt;width:316.9pt;height:127.35pt;z-index:251657216;mso-position-horizontal:center;mso-position-horizontal-relative:margin" coordsize="40247,16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">
                <v:shape id="Picture 5" o:spid="_x0000_s1058" type="#_x0000_t75" style="position:absolute;width:40233;height:12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" stroked="t" strokecolor="#747070 [1614]">
                  <v:imagedata r:id="rId51" o:title=""/>
                  <v:path arrowok="t"/>
                </v:shape>
                <v:shape id="Text Box 10" o:spid="_x0000_s1059" type="#_x0000_t202" style="position:absolute;left:14;top:12769;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19327E8" w14:textId="3D9C6FC0"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34" w:name="_Ref43035088"/>
                        <w:bookmarkStart w:id="435" w:name="_Toc43426233"/>
                        <w:r>
                          <w:t xml:space="preserve">Hình </w:t>
                        </w:r>
                        <w:fldSimple w:instr=" STYLEREF 1 \s ">
                          <w:r w:rsidR="001B37D8">
                            <w:rPr>
                              <w:noProof/>
                            </w:rPr>
                            <w:t>2</w:t>
                          </w:r>
                        </w:fldSimple>
                        <w:r w:rsidR="001B37D8">
                          <w:t>.</w:t>
                        </w:r>
                        <w:fldSimple w:instr=" SEQ Hình \* ARABIC \s 1 ">
                          <w:r w:rsidR="001B37D8">
                            <w:rPr>
                              <w:noProof/>
                            </w:rPr>
                            <w:t>7</w:t>
                          </w:r>
                        </w:fldSimple>
                        <w:bookmarkEnd w:id="434"/>
                        <w:r>
                          <w:t xml:space="preserve"> Tổng hợp tiếng nói với WORLD vocoder</w:t>
                        </w:r>
                        <w:bookmarkEnd w:id="435"/>
                      </w:p>
                    </w:txbxContent>
                  </v:textbox>
                </v:shape>
                <w10:wrap type="topAndBottom" anchorx="margin"/>
              </v:group>
            </w:pict>
          </mc:Fallback>
        </mc:AlternateContent>
      </w:r>
      <w:r>
        <w:rPr>
          <w:rFonts w:eastAsiaTheme="minorEastAsia"/>
          <w:lang w:val="en"/>
        </w:rPr>
        <w:t xml:space="preserve">Sau khi đã có được thông tin đặc trưng cần thiết, âm thanh tổng hợp được tính bằng cách nhân chập tín hiệu kích thích và đáp ứng pha tối thiểu, điều này được minh họa trong </w:t>
      </w:r>
      <w:r>
        <w:rPr>
          <w:rFonts w:eastAsiaTheme="minorEastAsia"/>
          <w:lang w:val="en"/>
        </w:rPr>
        <w:fldChar w:fldCharType="begin"/>
      </w:r>
      <w:r>
        <w:rPr>
          <w:rFonts w:eastAsiaTheme="minorEastAsia"/>
          <w:lang w:val="en"/>
        </w:rPr>
        <w:instrText xml:space="preserve"> REF _Ref43035088 \h </w:instrText>
      </w:r>
      <w:r>
        <w:rPr>
          <w:rFonts w:eastAsiaTheme="minorEastAsia"/>
          <w:lang w:val="en"/>
        </w:rPr>
      </w:r>
      <w:r>
        <w:rPr>
          <w:rFonts w:eastAsiaTheme="minorEastAsia"/>
          <w:lang w:val="en"/>
        </w:rPr>
        <w:fldChar w:fldCharType="separate"/>
      </w:r>
      <w:r w:rsidR="002741CC">
        <w:t xml:space="preserve">Hình </w:t>
      </w:r>
      <w:r w:rsidR="002741CC">
        <w:rPr>
          <w:noProof/>
        </w:rPr>
        <w:t>2</w:t>
      </w:r>
      <w:r w:rsidR="002741CC">
        <w:t>.</w:t>
      </w:r>
      <w:r w:rsidR="002741CC">
        <w:rPr>
          <w:noProof/>
        </w:rPr>
        <w:t>6</w:t>
      </w:r>
      <w:r>
        <w:rPr>
          <w:rFonts w:eastAsiaTheme="minorEastAsia"/>
          <w:lang w:val="en"/>
        </w:rPr>
        <w:fldChar w:fldCharType="end"/>
      </w:r>
      <w:r>
        <w:rPr>
          <w:rFonts w:eastAsiaTheme="minorEastAsia"/>
          <w:lang w:val="en"/>
        </w:rPr>
        <w:t>.</w:t>
      </w:r>
    </w:p>
    <w:p w14:paraId="256EA635" w14:textId="77777777" w:rsidR="00923DFD" w:rsidRDefault="00C0281C">
      <w:pPr>
        <w:pStyle w:val="Heading2"/>
      </w:pPr>
      <w:bookmarkStart w:id="436" w:name="_Toc43559768"/>
      <w:r>
        <w:rPr>
          <w:lang w:val="en"/>
        </w:rPr>
        <w:t>Chuyển đổi giọng nói dựa trên công nghệ học sâu</w:t>
      </w:r>
      <w:bookmarkEnd w:id="436"/>
    </w:p>
    <w:p w14:paraId="20EAF834" w14:textId="77777777" w:rsidR="00923DFD" w:rsidRDefault="00923DFD">
      <w:pPr>
        <w:pStyle w:val="Heading3"/>
        <w:numPr>
          <w:ilvl w:val="0"/>
          <w:numId w:val="0"/>
        </w:numPr>
        <w:ind w:left="851" w:hanging="284"/>
        <w:rPr>
          <w:lang w:val="en"/>
        </w:rPr>
      </w:pPr>
    </w:p>
    <w:p w14:paraId="71409829" w14:textId="77777777" w:rsidR="00923DFD" w:rsidRDefault="00C0281C">
      <w:r>
        <w:br w:type="page"/>
      </w:r>
    </w:p>
    <w:p w14:paraId="561A62B7" w14:textId="77777777" w:rsidR="00923DFD" w:rsidRDefault="00C0281C">
      <w:pPr>
        <w:pStyle w:val="Heading1"/>
      </w:pPr>
      <w:bookmarkStart w:id="437" w:name="_Toc43559769"/>
      <w:r>
        <w:rPr>
          <w:lang w:val="en"/>
        </w:rPr>
        <w:lastRenderedPageBreak/>
        <w:t>PHƯƠNG PHÁP ĐỀ XUẤT CHUYỂN ĐỔI GIỌNG NÓI TIẾNG VIỆT</w:t>
      </w:r>
      <w:bookmarkEnd w:id="437"/>
    </w:p>
    <w:p w14:paraId="4D49F034" w14:textId="77777777" w:rsidR="00923DFD" w:rsidRDefault="00C0281C">
      <w:pPr>
        <w:pStyle w:val="Heading2"/>
      </w:pPr>
      <w:bookmarkStart w:id="438" w:name="_Toc43559770"/>
      <w:r>
        <w:rPr>
          <w:lang w:val="en"/>
        </w:rPr>
        <w:t>Mô hình cho quá trình tổng hợp tiếng nói</w:t>
      </w:r>
      <w:bookmarkEnd w:id="438"/>
    </w:p>
    <w:p w14:paraId="2890E00C" w14:textId="77777777" w:rsidR="00923DFD" w:rsidRDefault="00C0281C">
      <w:pPr>
        <w:pStyle w:val="Heading3"/>
      </w:pPr>
      <w:bookmarkStart w:id="439" w:name="_Toc43559771"/>
      <w:r>
        <w:rPr>
          <w:noProof/>
          <w:lang w:val="en"/>
        </w:rPr>
        <mc:AlternateContent>
          <mc:Choice Requires="wpg">
            <w:drawing>
              <wp:anchor distT="0" distB="0" distL="114300" distR="114300" simplePos="0" relativeHeight="251704320" behindDoc="0" locked="0" layoutInCell="1" allowOverlap="1" wp14:anchorId="42BB3253" wp14:editId="4F977F0C">
                <wp:simplePos x="0" y="0"/>
                <wp:positionH relativeFrom="margin">
                  <wp:align>center</wp:align>
                </wp:positionH>
                <wp:positionV relativeFrom="paragraph">
                  <wp:posOffset>459105</wp:posOffset>
                </wp:positionV>
                <wp:extent cx="4023360" cy="2454275"/>
                <wp:effectExtent l="0" t="0" r="0" b="3175"/>
                <wp:wrapTopAndBottom/>
                <wp:docPr id="45" name="Group 45"/>
                <wp:cNvGraphicFramePr/>
                <a:graphic xmlns:a="http://schemas.openxmlformats.org/drawingml/2006/main">
                  <a:graphicData uri="http://schemas.microsoft.com/office/word/2010/wordprocessingGroup">
                    <wpg:wgp>
                      <wpg:cNvGrpSpPr/>
                      <wpg:grpSpPr>
                        <a:xfrm>
                          <a:off x="0" y="0"/>
                          <a:ext cx="4023360" cy="2454275"/>
                          <a:chOff x="0" y="0"/>
                          <a:chExt cx="4023360" cy="2454275"/>
                        </a:xfrm>
                      </wpg:grpSpPr>
                      <pic:pic xmlns:pic="http://schemas.openxmlformats.org/drawingml/2006/picture">
                        <pic:nvPicPr>
                          <pic:cNvPr id="21" name="Picture 21" descr="tts"/>
                          <pic:cNvPicPr>
                            <a:picLocks noChangeAspect="1"/>
                          </pic:cNvPicPr>
                        </pic:nvPicPr>
                        <pic:blipFill>
                          <a:blip r:embed="rId52"/>
                          <a:stretch>
                            <a:fillRect/>
                          </a:stretch>
                        </pic:blipFill>
                        <pic:spPr>
                          <a:xfrm>
                            <a:off x="0" y="0"/>
                            <a:ext cx="4023360" cy="2054860"/>
                          </a:xfrm>
                          <a:prstGeom prst="rect">
                            <a:avLst/>
                          </a:prstGeom>
                        </pic:spPr>
                      </pic:pic>
                      <wps:wsp>
                        <wps:cNvPr id="23" name="Text Box 23"/>
                        <wps:cNvSpPr txBox="1"/>
                        <wps:spPr>
                          <a:xfrm>
                            <a:off x="0" y="2113915"/>
                            <a:ext cx="4023360" cy="340360"/>
                          </a:xfrm>
                          <a:prstGeom prst="rect">
                            <a:avLst/>
                          </a:prstGeom>
                          <a:solidFill>
                            <a:prstClr val="white"/>
                          </a:solidFill>
                          <a:ln>
                            <a:noFill/>
                          </a:ln>
                        </wps:spPr>
                        <wps:txbx>
                          <w:txbxContent>
                            <w:p w14:paraId="5357C9DF" w14:textId="0A69B55A" w:rsidR="00762B33" w:rsidRDefault="00762B33">
                              <w:pPr>
                                <w:pStyle w:val="Caption"/>
                                <w:rPr>
                                  <w:b/>
                                  <w:color w:val="000000"/>
                                  <w:sz w:val="26"/>
                                  <w:szCs w:val="26"/>
                                  <w:lang w:val="en"/>
                                  <w14:textFill>
                                    <w14:solidFill>
                                      <w14:srgbClr w14:val="000000">
                                        <w14:lumMod w14:val="75000"/>
                                        <w14:lumOff w14:val="25000"/>
                                      </w14:srgbClr>
                                    </w14:solidFill>
                                  </w14:textFill>
                                </w:rPr>
                              </w:pPr>
                              <w:bookmarkStart w:id="440" w:name="_Toc43426234"/>
                              <w:r>
                                <w:t xml:space="preserve">Hình </w:t>
                              </w:r>
                              <w:fldSimple w:instr=" STYLEREF 1 \s ">
                                <w:r w:rsidR="001B37D8">
                                  <w:rPr>
                                    <w:noProof/>
                                  </w:rPr>
                                  <w:t>3</w:t>
                                </w:r>
                              </w:fldSimple>
                              <w:r w:rsidR="001B37D8">
                                <w:t>.</w:t>
                              </w:r>
                              <w:fldSimple w:instr=" SEQ Hình \* ARABIC \s 1 ">
                                <w:r w:rsidR="001B37D8">
                                  <w:rPr>
                                    <w:noProof/>
                                  </w:rPr>
                                  <w:t>1</w:t>
                                </w:r>
                              </w:fldSimple>
                              <w:r>
                                <w:t xml:space="preserve"> Tổng quan mô hình tổng hợp tiếng nói</w:t>
                              </w:r>
                              <w:bookmarkEnd w:id="440"/>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42BB3253" id="Group 45" o:spid="_x0000_s1060" style="position:absolute;left:0;text-align:left;margin-left:0;margin-top:36.15pt;width:316.8pt;height:193.25pt;z-index:251704320;mso-position-horizontal:center;mso-position-horizontal-relative:margin" coordsize="40233,245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">
                <v:shape id="Picture 21" o:spid="_x0000_s1061" type="#_x0000_t75" alt="tts" style="position:absolute;width:40233;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">
                  <v:imagedata r:id="rId53" o:title="tts"/>
                </v:shape>
                <v:shape id="Text Box 23" o:spid="_x0000_s1062" type="#_x0000_t202" style="position:absolute;top:21139;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357C9DF" w14:textId="0A69B55A" w:rsidR="00762B33" w:rsidRDefault="00762B33">
                        <w:pPr>
                          <w:pStyle w:val="Caption"/>
                          <w:rPr>
                            <w:b/>
                            <w:color w:val="000000"/>
                            <w:sz w:val="26"/>
                            <w:szCs w:val="26"/>
                            <w:lang w:val="en"/>
                            <w14:textFill>
                              <w14:solidFill>
                                <w14:srgbClr w14:val="000000">
                                  <w14:lumMod w14:val="75000"/>
                                  <w14:lumOff w14:val="25000"/>
                                </w14:srgbClr>
                              </w14:solidFill>
                            </w14:textFill>
                          </w:rPr>
                        </w:pPr>
                        <w:bookmarkStart w:id="441" w:name="_Toc43426234"/>
                        <w:r>
                          <w:t xml:space="preserve">Hình </w:t>
                        </w:r>
                        <w:fldSimple w:instr=" STYLEREF 1 \s ">
                          <w:r w:rsidR="001B37D8">
                            <w:rPr>
                              <w:noProof/>
                            </w:rPr>
                            <w:t>3</w:t>
                          </w:r>
                        </w:fldSimple>
                        <w:r w:rsidR="001B37D8">
                          <w:t>.</w:t>
                        </w:r>
                        <w:fldSimple w:instr=" SEQ Hình \* ARABIC \s 1 ">
                          <w:r w:rsidR="001B37D8">
                            <w:rPr>
                              <w:noProof/>
                            </w:rPr>
                            <w:t>1</w:t>
                          </w:r>
                        </w:fldSimple>
                        <w:r>
                          <w:t xml:space="preserve"> Tổng quan mô hình tổng hợp tiếng nói</w:t>
                        </w:r>
                        <w:bookmarkEnd w:id="441"/>
                      </w:p>
                    </w:txbxContent>
                  </v:textbox>
                </v:shape>
                <w10:wrap type="topAndBottom" anchorx="margin"/>
              </v:group>
            </w:pict>
          </mc:Fallback>
        </mc:AlternateContent>
      </w:r>
      <w:r>
        <w:rPr>
          <w:lang w:val="en"/>
        </w:rPr>
        <w:t>Tổng quan mô hình</w:t>
      </w:r>
      <w:bookmarkEnd w:id="439"/>
    </w:p>
    <w:p w14:paraId="69E84115" w14:textId="77777777" w:rsidR="00923DFD" w:rsidRDefault="00C0281C">
      <w:pPr>
        <w:pStyle w:val="Heading3"/>
      </w:pPr>
      <w:bookmarkStart w:id="442" w:name="_Toc43559772"/>
      <w:r>
        <w:rPr>
          <w:lang w:val="en"/>
        </w:rPr>
        <w:t>Trích chọn đặc trưng ngôn ngữ</w:t>
      </w:r>
      <w:bookmarkEnd w:id="442"/>
    </w:p>
    <w:p w14:paraId="0E15B100" w14:textId="77777777" w:rsidR="00923DFD" w:rsidRDefault="00C0281C">
      <w:pPr>
        <w:rPr>
          <w:lang w:val="en"/>
        </w:rPr>
      </w:pPr>
      <w:r>
        <w:rPr>
          <w:lang w:val="en"/>
        </w:rPr>
        <w:t>Để tạo dữ liệu đầu vào cho mô hình thời gian và mô hình âm học, đồ án sử dụng công cụ Vita [*] để trích chọn đặc trưng ngôn ngữ. Một từ điển phiên âm âm tiết tiếng Việt với khoảng 6700 từ được sử dụng cho quá trình tạo chuỗi âm vị.</w:t>
      </w:r>
    </w:p>
    <w:p w14:paraId="713415D4" w14:textId="7176FB3D" w:rsidR="00923DFD" w:rsidRDefault="008C097F">
      <w:pPr>
        <w:rPr>
          <w:lang w:val="en"/>
        </w:rPr>
      </w:pPr>
      <w:r>
        <w:rPr>
          <w:noProof/>
          <w:lang w:val="en"/>
        </w:rPr>
        <w:drawing>
          <wp:anchor distT="0" distB="0" distL="114300" distR="114300" simplePos="0" relativeHeight="251689984" behindDoc="0" locked="0" layoutInCell="1" allowOverlap="1" wp14:anchorId="20E3B87C" wp14:editId="01F1D33E">
            <wp:simplePos x="0" y="0"/>
            <wp:positionH relativeFrom="margin">
              <wp:posOffset>689610</wp:posOffset>
            </wp:positionH>
            <wp:positionV relativeFrom="paragraph">
              <wp:posOffset>1607820</wp:posOffset>
            </wp:positionV>
            <wp:extent cx="4023360" cy="2375535"/>
            <wp:effectExtent l="19050" t="19050" r="15240" b="247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inguistic"/>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023360" cy="2375535"/>
                    </a:xfrm>
                    <a:prstGeom prst="rect">
                      <a:avLst/>
                    </a:prstGeom>
                    <a:ln>
                      <a:solidFill>
                        <a:schemeClr val="bg2">
                          <a:lumMod val="50000"/>
                        </a:schemeClr>
                      </a:solidFill>
                    </a:ln>
                  </pic:spPr>
                </pic:pic>
              </a:graphicData>
            </a:graphic>
            <wp14:sizeRelV relativeFrom="margin">
              <wp14:pctHeight>0</wp14:pctHeight>
            </wp14:sizeRelV>
          </wp:anchor>
        </w:drawing>
      </w:r>
      <w:r w:rsidR="00C0281C">
        <w:rPr>
          <w:noProof/>
        </w:rPr>
        <mc:AlternateContent>
          <mc:Choice Requires="wps">
            <w:drawing>
              <wp:anchor distT="0" distB="0" distL="114300" distR="114300" simplePos="0" relativeHeight="251706368" behindDoc="0" locked="0" layoutInCell="1" allowOverlap="1" wp14:anchorId="1B9B2342" wp14:editId="3541A9DF">
                <wp:simplePos x="0" y="0"/>
                <wp:positionH relativeFrom="column">
                  <wp:posOffset>690245</wp:posOffset>
                </wp:positionH>
                <wp:positionV relativeFrom="paragraph">
                  <wp:posOffset>4081145</wp:posOffset>
                </wp:positionV>
                <wp:extent cx="402336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7516B7B7" w14:textId="4B9A1139" w:rsidR="00762B33" w:rsidRDefault="00762B33">
                            <w:pPr>
                              <w:pStyle w:val="Caption"/>
                            </w:pPr>
                            <w:bookmarkStart w:id="443" w:name="_Toc43426235"/>
                            <w:r>
                              <w:t xml:space="preserve">Hình </w:t>
                            </w:r>
                            <w:fldSimple w:instr=" STYLEREF 1 \s ">
                              <w:r w:rsidR="001B37D8">
                                <w:rPr>
                                  <w:noProof/>
                                </w:rPr>
                                <w:t>3</w:t>
                              </w:r>
                            </w:fldSimple>
                            <w:r w:rsidR="001B37D8">
                              <w:t>.</w:t>
                            </w:r>
                            <w:fldSimple w:instr=" SEQ Hình \* ARABIC \s 1 ">
                              <w:r w:rsidR="001B37D8">
                                <w:rPr>
                                  <w:noProof/>
                                </w:rPr>
                                <w:t>2</w:t>
                              </w:r>
                            </w:fldSimple>
                            <w:r>
                              <w:t xml:space="preserve"> Hoạt động của bộ trích chọn đặc trưng ngôn ngữ</w:t>
                            </w:r>
                            <w:bookmarkEnd w:id="44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B9B2342" id="Text Box 26" o:spid="_x0000_s1063" type="#_x0000_t202" style="position:absolute;left:0;text-align:left;margin-left:54.35pt;margin-top:321.35pt;width:316.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" stroked="f">
                <v:textbox style="mso-fit-shape-to-text:t" inset="0,0,0,0">
                  <w:txbxContent>
                    <w:p w14:paraId="7516B7B7" w14:textId="4B9A1139" w:rsidR="00762B33" w:rsidRDefault="00762B33">
                      <w:pPr>
                        <w:pStyle w:val="Caption"/>
                      </w:pPr>
                      <w:bookmarkStart w:id="444" w:name="_Toc43426235"/>
                      <w:r>
                        <w:t xml:space="preserve">Hình </w:t>
                      </w:r>
                      <w:fldSimple w:instr=" STYLEREF 1 \s ">
                        <w:r w:rsidR="001B37D8">
                          <w:rPr>
                            <w:noProof/>
                          </w:rPr>
                          <w:t>3</w:t>
                        </w:r>
                      </w:fldSimple>
                      <w:r w:rsidR="001B37D8">
                        <w:t>.</w:t>
                      </w:r>
                      <w:fldSimple w:instr=" SEQ Hình \* ARABIC \s 1 ">
                        <w:r w:rsidR="001B37D8">
                          <w:rPr>
                            <w:noProof/>
                          </w:rPr>
                          <w:t>2</w:t>
                        </w:r>
                      </w:fldSimple>
                      <w:r>
                        <w:t xml:space="preserve"> Hoạt động của bộ trích chọn đặc trưng ngôn ngữ</w:t>
                      </w:r>
                      <w:bookmarkEnd w:id="444"/>
                    </w:p>
                  </w:txbxContent>
                </v:textbox>
                <w10:wrap type="topAndBottom"/>
              </v:shape>
            </w:pict>
          </mc:Fallback>
        </mc:AlternateContent>
      </w:r>
      <w:r w:rsidR="00C0281C">
        <w:rPr>
          <w:lang w:val="en"/>
        </w:rPr>
        <w:t>Việc trích chọn đặc trưng ngôn ngữ này được xây dựng dựa trên ba mô hình: mô hình tách từ, mô hình gán nhãn từ loại và mô hình tách cụm từ. Quá trình hoạt động của hệ thống được biểu diễn như hình **, trong đó văn bản đầu vào được đưa qua bộ tách từ (Word segmentation), bộ gán nhãn từ loại (Part of speech tag) để gán nhãn, tách cụm từ bởi bộ tách cụm từ (Chunking) và qua bộ tạo chuỗi âm vị (Phonemes Genaration). Kết quả đầu ra các bộ này sẽ được đưa vào bộ Genlab để tạo label file, label file là tệp chứa các đặc trưng ngôn ngữ học của câu văn (**)</w:t>
      </w:r>
    </w:p>
    <w:p w14:paraId="0392D63A" w14:textId="77777777" w:rsidR="00923DFD" w:rsidRDefault="00923DFD">
      <w:pPr>
        <w:rPr>
          <w:lang w:val="en"/>
        </w:rPr>
      </w:pPr>
    </w:p>
    <w:p w14:paraId="33313488" w14:textId="3E42F532" w:rsidR="00923DFD" w:rsidRDefault="0081597A">
      <w:pPr>
        <w:rPr>
          <w:lang w:val="en"/>
        </w:rPr>
      </w:pPr>
      <w:r>
        <w:rPr>
          <w:noProof/>
          <w:lang w:val="en"/>
        </w:rPr>
        <w:lastRenderedPageBreak/>
        <w:drawing>
          <wp:anchor distT="0" distB="0" distL="114300" distR="114300" simplePos="0" relativeHeight="251693056" behindDoc="0" locked="0" layoutInCell="1" allowOverlap="1" wp14:anchorId="4074CBDC" wp14:editId="331E9A45">
            <wp:simplePos x="0" y="0"/>
            <wp:positionH relativeFrom="margin">
              <wp:posOffset>689610</wp:posOffset>
            </wp:positionH>
            <wp:positionV relativeFrom="paragraph">
              <wp:posOffset>2299335</wp:posOffset>
            </wp:positionV>
            <wp:extent cx="4023360" cy="2564765"/>
            <wp:effectExtent l="19050" t="19050" r="15240" b="260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inguistic-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023360" cy="2564765"/>
                    </a:xfrm>
                    <a:prstGeom prst="rect">
                      <a:avLst/>
                    </a:prstGeom>
                    <a:ln>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C0281C">
        <w:rPr>
          <w:noProof/>
        </w:rPr>
        <mc:AlternateContent>
          <mc:Choice Requires="wps">
            <w:drawing>
              <wp:anchor distT="0" distB="0" distL="114300" distR="114300" simplePos="0" relativeHeight="251708416" behindDoc="0" locked="0" layoutInCell="1" allowOverlap="1" wp14:anchorId="573B5F09" wp14:editId="381113C5">
                <wp:simplePos x="0" y="0"/>
                <wp:positionH relativeFrom="column">
                  <wp:posOffset>690245</wp:posOffset>
                </wp:positionH>
                <wp:positionV relativeFrom="paragraph">
                  <wp:posOffset>5005705</wp:posOffset>
                </wp:positionV>
                <wp:extent cx="402336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5A0F7900" w14:textId="481542C7"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45" w:name="_Toc43426236"/>
                            <w:r>
                              <w:t xml:space="preserve">Hình </w:t>
                            </w:r>
                            <w:fldSimple w:instr=" STYLEREF 1 \s ">
                              <w:r w:rsidR="001B37D8">
                                <w:rPr>
                                  <w:noProof/>
                                </w:rPr>
                                <w:t>3</w:t>
                              </w:r>
                            </w:fldSimple>
                            <w:r w:rsidR="001B37D8">
                              <w:t>.</w:t>
                            </w:r>
                            <w:fldSimple w:instr=" SEQ Hình \* ARABIC \s 1 ">
                              <w:r w:rsidR="001B37D8">
                                <w:rPr>
                                  <w:noProof/>
                                </w:rPr>
                                <w:t>3</w:t>
                              </w:r>
                            </w:fldSimple>
                            <w:r>
                              <w:t xml:space="preserve"> Cấu trúc và hoạt động của bộ Genlab</w:t>
                            </w:r>
                            <w:bookmarkEnd w:id="44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73B5F09" id="Text Box 27" o:spid="_x0000_s1064" type="#_x0000_t202" style="position:absolute;left:0;text-align:left;margin-left:54.35pt;margin-top:394.15pt;width:316.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" stroked="f">
                <v:textbox style="mso-fit-shape-to-text:t" inset="0,0,0,0">
                  <w:txbxContent>
                    <w:p w14:paraId="5A0F7900" w14:textId="481542C7"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46" w:name="_Toc43426236"/>
                      <w:r>
                        <w:t xml:space="preserve">Hình </w:t>
                      </w:r>
                      <w:fldSimple w:instr=" STYLEREF 1 \s ">
                        <w:r w:rsidR="001B37D8">
                          <w:rPr>
                            <w:noProof/>
                          </w:rPr>
                          <w:t>3</w:t>
                        </w:r>
                      </w:fldSimple>
                      <w:r w:rsidR="001B37D8">
                        <w:t>.</w:t>
                      </w:r>
                      <w:fldSimple w:instr=" SEQ Hình \* ARABIC \s 1 ">
                        <w:r w:rsidR="001B37D8">
                          <w:rPr>
                            <w:noProof/>
                          </w:rPr>
                          <w:t>3</w:t>
                        </w:r>
                      </w:fldSimple>
                      <w:r>
                        <w:t xml:space="preserve"> Cấu trúc và hoạt động của bộ Genlab</w:t>
                      </w:r>
                      <w:bookmarkEnd w:id="446"/>
                    </w:p>
                  </w:txbxContent>
                </v:textbox>
                <w10:wrap type="topAndBottom"/>
              </v:shape>
            </w:pict>
          </mc:Fallback>
        </mc:AlternateContent>
      </w:r>
      <w:r w:rsidR="00C0281C">
        <w:rPr>
          <w:lang w:val="en"/>
        </w:rPr>
        <w:t>Bộ Genlab là bộ tạo đặc trưng ngôn ngữ học, cấu trúc bộ Genlab được thể hiện trên hình ** trong đó các chuỗi từ, chuỗi từ đã gán nhãn, chuỗi cụm từ được gán nhãn, chuỗi âm vị sẽ được đưa vào một cấu trúc dữ liệu đặc biệt bao gồm một đối tượng đại diện cho câu (Sentence) lưu trữ các cụm từ (Phrases), các cụm từ lưu trữ các từ (Words), các từ lưu trữ các âm tiết (Syllables), các âm tiết lưu trữ các âm vị (Phonemes). Sau đó từ cấu trúc dữ liệu này, hay nói các khác là từ đối tượng câu trở thành đầu vào cho bộ Generate Labels, nơi mà dùng để trích chọn các thông tin về đặc trưng ngôn ngữ học như đã nêu trong phần *** sẽ được tính toán, ước lượng và lưu trong tệp chứa các nhãn (Label file). Cấu trúc từng dòng trong label file đưọc nếu trong phụ lục A.</w:t>
      </w:r>
    </w:p>
    <w:p w14:paraId="1EA1D68F" w14:textId="2C77743E" w:rsidR="00923DFD" w:rsidRDefault="00C0281C">
      <w:pPr>
        <w:rPr>
          <w:lang w:val="en"/>
        </w:rPr>
      </w:pPr>
      <w:commentRangeStart w:id="447"/>
      <w:commentRangeEnd w:id="447"/>
      <w:r>
        <w:commentReference w:id="447"/>
      </w:r>
      <w:r w:rsidR="0081597A">
        <w:rPr>
          <w:lang w:val="en"/>
        </w:rPr>
        <w:t xml:space="preserve">Bộ chuẩn hóa đặc trưng đầu vào (Label Normalization) có nhiệm vụ nhận các véc tơ đặc trưng ngôn ngữ và trả về véc tơ đặc trưng ngôn ngữ dưới dạng nhị phân đã chuẩn hóa. Phương pháp để chuyển từ véc tơ đặc trung ngôn ngữ sang dạng nhị phân là sử dụng tập câu hỏi đã được trình bày trong phần </w:t>
      </w:r>
      <w:r w:rsidR="0081597A">
        <w:rPr>
          <w:lang w:val="en"/>
        </w:rPr>
        <w:fldChar w:fldCharType="begin"/>
      </w:r>
      <w:r w:rsidR="0081597A">
        <w:rPr>
          <w:lang w:val="en"/>
        </w:rPr>
        <w:instrText xml:space="preserve"> REF _Ref43263406 \r \h </w:instrText>
      </w:r>
      <w:r w:rsidR="0081597A">
        <w:rPr>
          <w:lang w:val="en"/>
        </w:rPr>
      </w:r>
      <w:r w:rsidR="0081597A">
        <w:rPr>
          <w:lang w:val="en"/>
        </w:rPr>
        <w:fldChar w:fldCharType="separate"/>
      </w:r>
      <w:r w:rsidR="002741CC">
        <w:rPr>
          <w:lang w:val="en"/>
        </w:rPr>
        <w:t>2.2.1</w:t>
      </w:r>
      <w:r w:rsidR="0081597A">
        <w:rPr>
          <w:lang w:val="en"/>
        </w:rPr>
        <w:fldChar w:fldCharType="end"/>
      </w:r>
      <w:r w:rsidR="0081597A">
        <w:rPr>
          <w:lang w:val="en"/>
        </w:rPr>
        <w:t>.</w:t>
      </w:r>
      <w:r w:rsidR="0035608D">
        <w:rPr>
          <w:lang w:val="en"/>
        </w:rPr>
        <w:t xml:space="preserve"> Sau đó các véc tơ này được chuẩn hóa cực tiểu cực đại (min-max normalization) về khoảng [0.01, 0.99].</w:t>
      </w:r>
    </w:p>
    <w:p w14:paraId="3C52496C" w14:textId="77777777" w:rsidR="00923DFD" w:rsidRDefault="00C0281C">
      <w:pPr>
        <w:pStyle w:val="Heading3"/>
        <w:rPr>
          <w:lang w:val="en"/>
        </w:rPr>
      </w:pPr>
      <w:bookmarkStart w:id="448" w:name="_Toc43559773"/>
      <w:r>
        <w:rPr>
          <w:lang w:val="en"/>
        </w:rPr>
        <w:t>Trích chọn đặc trưng âm học</w:t>
      </w:r>
      <w:bookmarkEnd w:id="448"/>
    </w:p>
    <w:p w14:paraId="3BD782AF" w14:textId="77777777" w:rsidR="00923DFD" w:rsidRDefault="00C0281C">
      <w:pPr>
        <w:rPr>
          <w:lang w:val="en"/>
        </w:rPr>
      </w:pPr>
      <w:r>
        <w:rPr>
          <w:lang w:val="en"/>
        </w:rPr>
        <w:t xml:space="preserve">Để trích chọn đặc trưng âm học, đồ án sử dụng WORLD vocoder. Các đặc trưng được trích xuất bao gồm 60 chiều hệ số mel (MCCs), 5 chiều hệ số BAP và tần số cơ bản F0 trên thang đo log (log F0). </w:t>
      </w:r>
    </w:p>
    <w:p w14:paraId="55BD543B" w14:textId="77777777" w:rsidR="00923DFD" w:rsidRDefault="00C0281C">
      <w:pPr>
        <w:pStyle w:val="Heading3"/>
      </w:pPr>
      <w:bookmarkStart w:id="449" w:name="_Toc43559774"/>
      <w:r>
        <w:rPr>
          <w:lang w:val="en"/>
        </w:rPr>
        <w:t>Mô hình dự đoán</w:t>
      </w:r>
      <w:bookmarkEnd w:id="449"/>
    </w:p>
    <w:p w14:paraId="5B554169" w14:textId="02BE2239" w:rsidR="00923DFD" w:rsidRDefault="00C0281C">
      <w:pPr>
        <w:rPr>
          <w:lang w:val="en"/>
        </w:rPr>
      </w:pPr>
      <w:r>
        <w:rPr>
          <w:lang w:val="en"/>
        </w:rPr>
        <w:t>Mô hình dự đoán có nhiệm vụ lấy đầu vào là các đặc trưng ngôn ngữ học được trích chọn ở phần *** và dự đoán đầu ra là các đặc trưng âm học. Cấu trúc của mô hình dự đoán bao gồm 2 thành phần đó là mô hình thời gian và mô hình âm học. Công cụ để xây dựng 2 mô hình này là Merlin [*].</w:t>
      </w:r>
    </w:p>
    <w:p w14:paraId="53339E1A" w14:textId="7E452A87" w:rsidR="004B53E6" w:rsidRDefault="004B53E6">
      <w:pPr>
        <w:rPr>
          <w:lang w:val="en"/>
        </w:rPr>
      </w:pPr>
    </w:p>
    <w:p w14:paraId="3E7D8124" w14:textId="77777777" w:rsidR="004B53E6" w:rsidRDefault="004B53E6">
      <w:pPr>
        <w:rPr>
          <w:lang w:val="en"/>
        </w:rPr>
      </w:pPr>
    </w:p>
    <w:p w14:paraId="70BB3B26" w14:textId="77777777" w:rsidR="00923DFD" w:rsidRDefault="00C0281C">
      <w:pPr>
        <w:pStyle w:val="Heading4"/>
      </w:pPr>
      <w:r>
        <w:lastRenderedPageBreak/>
        <w:t xml:space="preserve"> </w:t>
      </w:r>
      <w:r>
        <w:rPr>
          <w:lang w:val="en"/>
        </w:rPr>
        <w:t>Mô hình thời gian (Duration model)</w:t>
      </w:r>
    </w:p>
    <w:p w14:paraId="59D9111F" w14:textId="31B32009" w:rsidR="00923DFD" w:rsidRDefault="00C0281C">
      <w:pPr>
        <w:rPr>
          <w:lang w:val="en"/>
        </w:rPr>
      </w:pPr>
      <w:r>
        <w:rPr>
          <w:lang w:val="en"/>
        </w:rPr>
        <w:t>Mô hình khoảng thời gian có nhiệm vụ nhận các đặc trưng ngôn ngữ từ mô đun trích chọn đặc trưng ngôn ngữ và dự đoán thông tin về thời gian xuất hiện của mỗi âm vị.</w:t>
      </w:r>
      <w:r w:rsidR="0035608D">
        <w:rPr>
          <w:lang w:val="en"/>
        </w:rPr>
        <w:t xml:space="preserve"> </w:t>
      </w:r>
      <w:r>
        <w:rPr>
          <w:lang w:val="en"/>
        </w:rPr>
        <w:t>Mô hình này là một mạng nơ ron học sâu với 6 lớp ẩn</w:t>
      </w:r>
      <w:r w:rsidR="0035608D">
        <w:rPr>
          <w:lang w:val="en"/>
        </w:rPr>
        <w:t xml:space="preserve">, mỗi lớp có 1024 nốt và hàm kích hoạt là hàm tanh (**). </w:t>
      </w:r>
      <w:r w:rsidR="00CA0C81">
        <w:rPr>
          <w:lang w:val="en"/>
        </w:rPr>
        <w:t xml:space="preserve">Đầu vào của mạng là véc tơ 778 chiều chứa đặc trưng ngôn ngữ. </w:t>
      </w:r>
      <w:r w:rsidR="0035608D">
        <w:rPr>
          <w:lang w:val="en"/>
        </w:rPr>
        <w:t xml:space="preserve">Đầu ra của mạng là vec tơ </w:t>
      </w:r>
      <w:r w:rsidR="00CA0C81">
        <w:rPr>
          <w:lang w:val="en"/>
        </w:rPr>
        <w:t xml:space="preserve">5 chiều </w:t>
      </w:r>
      <w:r w:rsidR="0035608D">
        <w:rPr>
          <w:lang w:val="en"/>
        </w:rPr>
        <w:t>chưa thông tin ước lượng khoảng thời gian xuất hiện của âm vị.</w:t>
      </w:r>
      <w:r w:rsidR="00CA0C81" w:rsidRPr="00CA0C81">
        <w:rPr>
          <w:lang w:val="en"/>
        </w:rPr>
        <w:t xml:space="preserve"> </w:t>
      </w:r>
      <w:r w:rsidR="00CA0C81">
        <w:rPr>
          <w:lang w:val="en"/>
        </w:rPr>
        <w:fldChar w:fldCharType="begin"/>
      </w:r>
      <w:r w:rsidR="00CA0C81">
        <w:rPr>
          <w:lang w:val="en"/>
        </w:rPr>
        <w:instrText xml:space="preserve"> REF _Ref43430933 \h </w:instrText>
      </w:r>
      <w:r w:rsidR="00CA0C81">
        <w:rPr>
          <w:lang w:val="en"/>
        </w:rPr>
      </w:r>
      <w:r w:rsidR="00CA0C81">
        <w:rPr>
          <w:lang w:val="en"/>
        </w:rPr>
        <w:fldChar w:fldCharType="separate"/>
      </w:r>
      <w:r w:rsidR="002741CC">
        <w:t xml:space="preserve">Hình </w:t>
      </w:r>
      <w:r w:rsidR="002741CC">
        <w:rPr>
          <w:noProof/>
        </w:rPr>
        <w:t>3</w:t>
      </w:r>
      <w:r w:rsidR="002741CC">
        <w:t>.</w:t>
      </w:r>
      <w:r w:rsidR="002741CC">
        <w:rPr>
          <w:noProof/>
        </w:rPr>
        <w:t>4</w:t>
      </w:r>
      <w:r w:rsidR="00CA0C81">
        <w:rPr>
          <w:lang w:val="en"/>
        </w:rPr>
        <w:fldChar w:fldCharType="end"/>
      </w:r>
      <w:r w:rsidR="00CA0C81">
        <w:rPr>
          <w:lang w:val="en"/>
        </w:rPr>
        <w:t xml:space="preserve"> mô tả chi tiết cấu trúc của mô hình thời gian.</w:t>
      </w:r>
    </w:p>
    <w:p w14:paraId="031AAEB8" w14:textId="104B7B31" w:rsidR="0008751A" w:rsidRDefault="0008751A">
      <w:pPr>
        <w:rPr>
          <w:lang w:val="en"/>
        </w:rPr>
      </w:pPr>
    </w:p>
    <w:p w14:paraId="3AC1C345" w14:textId="54D2ED90" w:rsidR="0008751A" w:rsidRDefault="00FF56CB">
      <w:pPr>
        <w:rPr>
          <w:lang w:val="en"/>
        </w:rPr>
      </w:pPr>
      <w:r>
        <w:rPr>
          <w:noProof/>
          <w:lang w:val="en"/>
        </w:rPr>
        <w:drawing>
          <wp:anchor distT="0" distB="0" distL="114300" distR="114300" simplePos="0" relativeHeight="251722752" behindDoc="0" locked="0" layoutInCell="1" allowOverlap="1" wp14:anchorId="3DC7EF52" wp14:editId="02304A15">
            <wp:simplePos x="0" y="0"/>
            <wp:positionH relativeFrom="margin">
              <wp:align>center</wp:align>
            </wp:positionH>
            <wp:positionV relativeFrom="paragraph">
              <wp:posOffset>19354</wp:posOffset>
            </wp:positionV>
            <wp:extent cx="3474720" cy="4238625"/>
            <wp:effectExtent l="19050" t="19050" r="11430" b="285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uration.jpg"/>
                    <pic:cNvPicPr/>
                  </pic:nvPicPr>
                  <pic:blipFill>
                    <a:blip r:embed="rId56">
                      <a:extLst>
                        <a:ext uri="{28A0092B-C50C-407E-A947-70E740481C1C}">
                          <a14:useLocalDpi xmlns:a14="http://schemas.microsoft.com/office/drawing/2010/main" val="0"/>
                        </a:ext>
                      </a:extLst>
                    </a:blip>
                    <a:stretch>
                      <a:fillRect/>
                    </a:stretch>
                  </pic:blipFill>
                  <pic:spPr>
                    <a:xfrm>
                      <a:off x="0" y="0"/>
                      <a:ext cx="3474720" cy="4239040"/>
                    </a:xfrm>
                    <a:prstGeom prst="rect">
                      <a:avLst/>
                    </a:prstGeom>
                    <a:ln>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6D12C9">
        <w:rPr>
          <w:noProof/>
        </w:rPr>
        <mc:AlternateContent>
          <mc:Choice Requires="wps">
            <w:drawing>
              <wp:anchor distT="0" distB="0" distL="114300" distR="114300" simplePos="0" relativeHeight="251724800" behindDoc="0" locked="0" layoutInCell="1" allowOverlap="1" wp14:anchorId="6CE8DCC2" wp14:editId="1196AF1F">
                <wp:simplePos x="0" y="0"/>
                <wp:positionH relativeFrom="column">
                  <wp:posOffset>966470</wp:posOffset>
                </wp:positionH>
                <wp:positionV relativeFrom="paragraph">
                  <wp:posOffset>4314825</wp:posOffset>
                </wp:positionV>
                <wp:extent cx="34747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3F3196F1" w14:textId="2CEB2931" w:rsidR="00762B33" w:rsidRPr="00B844CE" w:rsidRDefault="00762B33" w:rsidP="006D12C9">
                            <w:pPr>
                              <w:pStyle w:val="Caption"/>
                              <w:rPr>
                                <w:noProof/>
                                <w:color w:val="000000"/>
                                <w:sz w:val="26"/>
                                <w:szCs w:val="26"/>
                                <w:lang w:val="en"/>
                              </w:rPr>
                            </w:pPr>
                            <w:bookmarkStart w:id="450" w:name="_Ref43430933"/>
                            <w:bookmarkStart w:id="451" w:name="_Toc43426237"/>
                            <w:bookmarkStart w:id="452" w:name="_Ref43430929"/>
                            <w:r>
                              <w:t xml:space="preserve">Hình </w:t>
                            </w:r>
                            <w:fldSimple w:instr=" STYLEREF 1 \s ">
                              <w:r w:rsidR="001B37D8">
                                <w:rPr>
                                  <w:noProof/>
                                </w:rPr>
                                <w:t>3</w:t>
                              </w:r>
                            </w:fldSimple>
                            <w:r w:rsidR="001B37D8">
                              <w:t>.</w:t>
                            </w:r>
                            <w:fldSimple w:instr=" SEQ Hình \* ARABIC \s 1 ">
                              <w:r w:rsidR="001B37D8">
                                <w:rPr>
                                  <w:noProof/>
                                </w:rPr>
                                <w:t>4</w:t>
                              </w:r>
                            </w:fldSimple>
                            <w:bookmarkEnd w:id="450"/>
                            <w:r>
                              <w:t xml:space="preserve"> Cấu trúc mô hình thời gian</w:t>
                            </w:r>
                            <w:bookmarkEnd w:id="451"/>
                            <w:r>
                              <w:t xml:space="preserve"> (Duration Model)</w:t>
                            </w:r>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8DCC2" id="Text Box 39" o:spid="_x0000_s1065" type="#_x0000_t202" style="position:absolute;left:0;text-align:left;margin-left:76.1pt;margin-top:339.75pt;width:273.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" stroked="f">
                <v:textbox style="mso-fit-shape-to-text:t" inset="0,0,0,0">
                  <w:txbxContent>
                    <w:p w14:paraId="3F3196F1" w14:textId="2CEB2931" w:rsidR="00762B33" w:rsidRPr="00B844CE" w:rsidRDefault="00762B33" w:rsidP="006D12C9">
                      <w:pPr>
                        <w:pStyle w:val="Caption"/>
                        <w:rPr>
                          <w:noProof/>
                          <w:color w:val="000000"/>
                          <w:sz w:val="26"/>
                          <w:szCs w:val="26"/>
                          <w:lang w:val="en"/>
                        </w:rPr>
                      </w:pPr>
                      <w:bookmarkStart w:id="453" w:name="_Ref43430933"/>
                      <w:bookmarkStart w:id="454" w:name="_Toc43426237"/>
                      <w:bookmarkStart w:id="455" w:name="_Ref43430929"/>
                      <w:r>
                        <w:t xml:space="preserve">Hình </w:t>
                      </w:r>
                      <w:fldSimple w:instr=" STYLEREF 1 \s ">
                        <w:r w:rsidR="001B37D8">
                          <w:rPr>
                            <w:noProof/>
                          </w:rPr>
                          <w:t>3</w:t>
                        </w:r>
                      </w:fldSimple>
                      <w:r w:rsidR="001B37D8">
                        <w:t>.</w:t>
                      </w:r>
                      <w:fldSimple w:instr=" SEQ Hình \* ARABIC \s 1 ">
                        <w:r w:rsidR="001B37D8">
                          <w:rPr>
                            <w:noProof/>
                          </w:rPr>
                          <w:t>4</w:t>
                        </w:r>
                      </w:fldSimple>
                      <w:bookmarkEnd w:id="453"/>
                      <w:r>
                        <w:t xml:space="preserve"> Cấu trúc mô hình thời gian</w:t>
                      </w:r>
                      <w:bookmarkEnd w:id="454"/>
                      <w:r>
                        <w:t xml:space="preserve"> (Duration Model)</w:t>
                      </w:r>
                      <w:bookmarkEnd w:id="455"/>
                    </w:p>
                  </w:txbxContent>
                </v:textbox>
                <w10:wrap type="topAndBottom"/>
              </v:shape>
            </w:pict>
          </mc:Fallback>
        </mc:AlternateContent>
      </w:r>
    </w:p>
    <w:p w14:paraId="7772B6E3" w14:textId="30810D09" w:rsidR="00923DFD" w:rsidRDefault="00C0281C">
      <w:pPr>
        <w:pStyle w:val="Heading4"/>
        <w:rPr>
          <w:lang w:val="en"/>
        </w:rPr>
      </w:pPr>
      <w:r>
        <w:t xml:space="preserve"> </w:t>
      </w:r>
      <w:r>
        <w:rPr>
          <w:lang w:val="en"/>
        </w:rPr>
        <w:t>Mô hình âm học (Acoustic model)</w:t>
      </w:r>
    </w:p>
    <w:p w14:paraId="37092FE2" w14:textId="6C90EDC5" w:rsidR="006D12C9" w:rsidRDefault="00CA0C81" w:rsidP="006D12C9">
      <w:pPr>
        <w:rPr>
          <w:lang w:val="en"/>
        </w:rPr>
      </w:pPr>
      <w:r>
        <w:rPr>
          <w:lang w:val="en"/>
        </w:rPr>
        <w:t xml:space="preserve">Mô hình âm học có nhiệm vụ lấy đầu vào là các đặc trưng ngôn ngữ cùng thông tin về thời gian xuất hiện của từng âm vị và dự đoán đầu ra là các đặc trưng âm học của tín hiệu tiếng nói. Mô hình này là một mạng nơ ron học sâu với 6 lớp ẩn, mỗi lớp ẩn có 1024 nốt và có hàm kích hoạt là hàm tanh (**). Đầu vào là véc tơ 783 chiều chứa đặc trưng ngôn ngữ và thông tin thời gian. Đầu ra là véc tơ 248 chiều chứa đặc trưng âm học được ước lượng. </w:t>
      </w:r>
      <w:r>
        <w:rPr>
          <w:lang w:val="en"/>
        </w:rPr>
        <w:fldChar w:fldCharType="begin"/>
      </w:r>
      <w:r>
        <w:rPr>
          <w:lang w:val="en"/>
        </w:rPr>
        <w:instrText xml:space="preserve"> REF _Ref43431637 \h </w:instrText>
      </w:r>
      <w:r>
        <w:rPr>
          <w:lang w:val="en"/>
        </w:rPr>
      </w:r>
      <w:r>
        <w:rPr>
          <w:lang w:val="en"/>
        </w:rPr>
        <w:fldChar w:fldCharType="separate"/>
      </w:r>
      <w:r w:rsidR="002741CC">
        <w:t xml:space="preserve">Hình </w:t>
      </w:r>
      <w:r w:rsidR="002741CC">
        <w:rPr>
          <w:noProof/>
        </w:rPr>
        <w:t>3</w:t>
      </w:r>
      <w:r w:rsidR="002741CC">
        <w:t>.</w:t>
      </w:r>
      <w:r w:rsidR="002741CC">
        <w:rPr>
          <w:noProof/>
        </w:rPr>
        <w:t>5</w:t>
      </w:r>
      <w:r>
        <w:rPr>
          <w:lang w:val="en"/>
        </w:rPr>
        <w:fldChar w:fldCharType="end"/>
      </w:r>
      <w:r>
        <w:rPr>
          <w:lang w:val="en"/>
        </w:rPr>
        <w:t xml:space="preserve"> mô tả chi tiết</w:t>
      </w:r>
      <w:r w:rsidR="004B53E6">
        <w:rPr>
          <w:lang w:val="en"/>
        </w:rPr>
        <w:t xml:space="preserve"> cấu trúc của</w:t>
      </w:r>
      <w:r>
        <w:rPr>
          <w:lang w:val="en"/>
        </w:rPr>
        <w:t xml:space="preserve"> mô hình âm học</w:t>
      </w:r>
      <w:r w:rsidR="004B53E6">
        <w:rPr>
          <w:lang w:val="en"/>
        </w:rPr>
        <w:t>.</w:t>
      </w:r>
    </w:p>
    <w:p w14:paraId="52304CC1" w14:textId="21FD725D" w:rsidR="006D12C9" w:rsidRDefault="006D12C9" w:rsidP="006D12C9">
      <w:pPr>
        <w:rPr>
          <w:lang w:val="en"/>
        </w:rPr>
      </w:pPr>
    </w:p>
    <w:p w14:paraId="131922FE" w14:textId="6032108E" w:rsidR="006D12C9" w:rsidRDefault="006D12C9" w:rsidP="006D12C9">
      <w:pPr>
        <w:rPr>
          <w:lang w:val="en"/>
        </w:rPr>
      </w:pPr>
    </w:p>
    <w:p w14:paraId="7BB1FAA3" w14:textId="73C8839D" w:rsidR="006D12C9" w:rsidRDefault="006D12C9" w:rsidP="006D12C9">
      <w:pPr>
        <w:rPr>
          <w:lang w:val="en"/>
        </w:rPr>
      </w:pPr>
    </w:p>
    <w:p w14:paraId="06DF2080" w14:textId="209EB8AF" w:rsidR="00923DFD" w:rsidRDefault="00CA0C81" w:rsidP="00CA0C81">
      <w:pPr>
        <w:pStyle w:val="Heading3"/>
      </w:pPr>
      <w:bookmarkStart w:id="456" w:name="_Toc43559775"/>
      <w:r>
        <w:rPr>
          <w:noProof/>
          <w:lang w:val="en"/>
        </w:rPr>
        <mc:AlternateContent>
          <mc:Choice Requires="wpg">
            <w:drawing>
              <wp:anchor distT="0" distB="0" distL="114300" distR="114300" simplePos="0" relativeHeight="251728896" behindDoc="0" locked="0" layoutInCell="1" allowOverlap="1" wp14:anchorId="60F4BD6A" wp14:editId="5CC8E12C">
                <wp:simplePos x="0" y="0"/>
                <wp:positionH relativeFrom="margin">
                  <wp:align>center</wp:align>
                </wp:positionH>
                <wp:positionV relativeFrom="paragraph">
                  <wp:posOffset>19228</wp:posOffset>
                </wp:positionV>
                <wp:extent cx="3476980" cy="4607560"/>
                <wp:effectExtent l="19050" t="19050" r="9525" b="2540"/>
                <wp:wrapTopAndBottom/>
                <wp:docPr id="50" name="Group 50"/>
                <wp:cNvGraphicFramePr/>
                <a:graphic xmlns:a="http://schemas.openxmlformats.org/drawingml/2006/main">
                  <a:graphicData uri="http://schemas.microsoft.com/office/word/2010/wordprocessingGroup">
                    <wpg:wgp>
                      <wpg:cNvGrpSpPr/>
                      <wpg:grpSpPr>
                        <a:xfrm>
                          <a:off x="0" y="0"/>
                          <a:ext cx="3476980" cy="4607560"/>
                          <a:chOff x="0" y="0"/>
                          <a:chExt cx="3476980" cy="4607560"/>
                        </a:xfrm>
                      </wpg:grpSpPr>
                      <pic:pic xmlns:pic="http://schemas.openxmlformats.org/drawingml/2006/picture">
                        <pic:nvPicPr>
                          <pic:cNvPr id="40" name="Picture 4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4085" cy="4209415"/>
                          </a:xfrm>
                          <a:prstGeom prst="rect">
                            <a:avLst/>
                          </a:prstGeom>
                          <a:ln>
                            <a:solidFill>
                              <a:schemeClr val="bg2">
                                <a:lumMod val="50000"/>
                              </a:schemeClr>
                            </a:solidFill>
                          </a:ln>
                        </pic:spPr>
                      </pic:pic>
                      <wps:wsp>
                        <wps:cNvPr id="47" name="Text Box 47"/>
                        <wps:cNvSpPr txBox="1"/>
                        <wps:spPr>
                          <a:xfrm>
                            <a:off x="2895" y="4267200"/>
                            <a:ext cx="3474085" cy="340360"/>
                          </a:xfrm>
                          <a:prstGeom prst="rect">
                            <a:avLst/>
                          </a:prstGeom>
                          <a:solidFill>
                            <a:prstClr val="white"/>
                          </a:solidFill>
                          <a:ln>
                            <a:noFill/>
                          </a:ln>
                        </wps:spPr>
                        <wps:txbx>
                          <w:txbxContent>
                            <w:p w14:paraId="6E17B66D" w14:textId="7BEC27EF" w:rsidR="00762B33" w:rsidRPr="00C86E09" w:rsidRDefault="00762B33" w:rsidP="006D12C9">
                              <w:pPr>
                                <w:pStyle w:val="Caption"/>
                                <w:rPr>
                                  <w:noProof/>
                                  <w:color w:val="000000"/>
                                  <w:sz w:val="26"/>
                                  <w:szCs w:val="26"/>
                                  <w:lang w:val="en"/>
                                </w:rPr>
                              </w:pPr>
                              <w:bookmarkStart w:id="457" w:name="_Ref43431637"/>
                              <w:r>
                                <w:t xml:space="preserve">Hình </w:t>
                              </w:r>
                              <w:fldSimple w:instr=" STYLEREF 1 \s ">
                                <w:r w:rsidR="001B37D8">
                                  <w:rPr>
                                    <w:noProof/>
                                  </w:rPr>
                                  <w:t>3</w:t>
                                </w:r>
                              </w:fldSimple>
                              <w:r w:rsidR="001B37D8">
                                <w:t>.</w:t>
                              </w:r>
                              <w:fldSimple w:instr=" SEQ Hình \* ARABIC \s 1 ">
                                <w:r w:rsidR="001B37D8">
                                  <w:rPr>
                                    <w:noProof/>
                                  </w:rPr>
                                  <w:t>5</w:t>
                                </w:r>
                              </w:fldSimple>
                              <w:bookmarkEnd w:id="457"/>
                              <w:r>
                                <w:t xml:space="preserve"> Cấu trúc mô hình âm học (Acoustic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4BD6A" id="Group 50" o:spid="_x0000_s1066" style="position:absolute;left:0;text-align:left;margin-left:0;margin-top:1.5pt;width:273.8pt;height:362.8pt;z-index:251728896;mso-position-horizontal:center;mso-position-horizontal-relative:margin" coordsize="34769,460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">
                <v:shape id="Picture 40" o:spid="_x0000_s1067" type="#_x0000_t75" style="position:absolute;width:34740;height:42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" stroked="t" strokecolor="#747070 [1614]">
                  <v:imagedata r:id="rId58" o:title=""/>
                  <v:path arrowok="t"/>
                </v:shape>
                <v:shape id="Text Box 47" o:spid="_x0000_s1068" type="#_x0000_t202" style="position:absolute;left:28;top:42672;width:34741;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6E17B66D" w14:textId="7BEC27EF" w:rsidR="00762B33" w:rsidRPr="00C86E09" w:rsidRDefault="00762B33" w:rsidP="006D12C9">
                        <w:pPr>
                          <w:pStyle w:val="Caption"/>
                          <w:rPr>
                            <w:noProof/>
                            <w:color w:val="000000"/>
                            <w:sz w:val="26"/>
                            <w:szCs w:val="26"/>
                            <w:lang w:val="en"/>
                          </w:rPr>
                        </w:pPr>
                        <w:bookmarkStart w:id="458" w:name="_Ref43431637"/>
                        <w:r>
                          <w:t xml:space="preserve">Hình </w:t>
                        </w:r>
                        <w:fldSimple w:instr=" STYLEREF 1 \s ">
                          <w:r w:rsidR="001B37D8">
                            <w:rPr>
                              <w:noProof/>
                            </w:rPr>
                            <w:t>3</w:t>
                          </w:r>
                        </w:fldSimple>
                        <w:r w:rsidR="001B37D8">
                          <w:t>.</w:t>
                        </w:r>
                        <w:fldSimple w:instr=" SEQ Hình \* ARABIC \s 1 ">
                          <w:r w:rsidR="001B37D8">
                            <w:rPr>
                              <w:noProof/>
                            </w:rPr>
                            <w:t>5</w:t>
                          </w:r>
                        </w:fldSimple>
                        <w:bookmarkEnd w:id="458"/>
                        <w:r>
                          <w:t xml:space="preserve"> Cấu trúc mô hình âm học (Acoustic model)</w:t>
                        </w:r>
                      </w:p>
                    </w:txbxContent>
                  </v:textbox>
                </v:shape>
                <w10:wrap type="topAndBottom" anchorx="margin"/>
              </v:group>
            </w:pict>
          </mc:Fallback>
        </mc:AlternateContent>
      </w:r>
      <w:r w:rsidR="00C0281C">
        <w:rPr>
          <w:lang w:val="en"/>
        </w:rPr>
        <w:t>Tổng hợp tiếng nói từ đặc trưng âm học</w:t>
      </w:r>
      <w:bookmarkEnd w:id="456"/>
    </w:p>
    <w:p w14:paraId="38EE6FB2" w14:textId="725B98A1" w:rsidR="00923DFD" w:rsidRDefault="00C0281C">
      <w:pPr>
        <w:rPr>
          <w:lang w:val="en"/>
        </w:rPr>
      </w:pPr>
      <w:r>
        <w:rPr>
          <w:noProof/>
        </w:rPr>
        <mc:AlternateContent>
          <mc:Choice Requires="wps">
            <w:drawing>
              <wp:anchor distT="0" distB="0" distL="114300" distR="114300" simplePos="0" relativeHeight="251710464" behindDoc="0" locked="0" layoutInCell="1" allowOverlap="1" wp14:anchorId="10D4EC9F" wp14:editId="21734C92">
                <wp:simplePos x="0" y="0"/>
                <wp:positionH relativeFrom="column">
                  <wp:posOffset>690245</wp:posOffset>
                </wp:positionH>
                <wp:positionV relativeFrom="paragraph">
                  <wp:posOffset>3094355</wp:posOffset>
                </wp:positionV>
                <wp:extent cx="402336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7CB2A401" w14:textId="2F9D2066"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59" w:name="_Ref43431718"/>
                            <w:bookmarkStart w:id="460" w:name="_Toc43426238"/>
                            <w:r>
                              <w:t xml:space="preserve">Hình </w:t>
                            </w:r>
                            <w:fldSimple w:instr=" STYLEREF 1 \s ">
                              <w:r w:rsidR="001B37D8">
                                <w:rPr>
                                  <w:noProof/>
                                </w:rPr>
                                <w:t>3</w:t>
                              </w:r>
                            </w:fldSimple>
                            <w:r w:rsidR="001B37D8">
                              <w:t>.</w:t>
                            </w:r>
                            <w:fldSimple w:instr=" SEQ Hình \* ARABIC \s 1 ">
                              <w:r w:rsidR="001B37D8">
                                <w:rPr>
                                  <w:noProof/>
                                </w:rPr>
                                <w:t>6</w:t>
                              </w:r>
                            </w:fldSimple>
                            <w:bookmarkEnd w:id="459"/>
                            <w:r>
                              <w:t xml:space="preserve"> Tổng hợp tiếng nói từ các đặc trưng âm học bằng WORLD vocoder</w:t>
                            </w:r>
                            <w:bookmarkEnd w:id="46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0D4EC9F" id="Text Box 29" o:spid="_x0000_s1069" type="#_x0000_t202" style="position:absolute;left:0;text-align:left;margin-left:54.35pt;margin-top:243.65pt;width:31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" stroked="f">
                <v:textbox style="mso-fit-shape-to-text:t" inset="0,0,0,0">
                  <w:txbxContent>
                    <w:p w14:paraId="7CB2A401" w14:textId="2F9D2066" w:rsidR="00762B33" w:rsidRDefault="00762B33">
                      <w:pPr>
                        <w:pStyle w:val="Caption"/>
                        <w:rPr>
                          <w:color w:val="000000"/>
                          <w:sz w:val="26"/>
                          <w:szCs w:val="26"/>
                          <w:lang w:val="en"/>
                          <w14:textFill>
                            <w14:solidFill>
                              <w14:srgbClr w14:val="000000">
                                <w14:lumMod w14:val="75000"/>
                                <w14:lumOff w14:val="25000"/>
                              </w14:srgbClr>
                            </w14:solidFill>
                          </w14:textFill>
                        </w:rPr>
                      </w:pPr>
                      <w:bookmarkStart w:id="461" w:name="_Ref43431718"/>
                      <w:bookmarkStart w:id="462" w:name="_Toc43426238"/>
                      <w:r>
                        <w:t xml:space="preserve">Hình </w:t>
                      </w:r>
                      <w:fldSimple w:instr=" STYLEREF 1 \s ">
                        <w:r w:rsidR="001B37D8">
                          <w:rPr>
                            <w:noProof/>
                          </w:rPr>
                          <w:t>3</w:t>
                        </w:r>
                      </w:fldSimple>
                      <w:r w:rsidR="001B37D8">
                        <w:t>.</w:t>
                      </w:r>
                      <w:fldSimple w:instr=" SEQ Hình \* ARABIC \s 1 ">
                        <w:r w:rsidR="001B37D8">
                          <w:rPr>
                            <w:noProof/>
                          </w:rPr>
                          <w:t>6</w:t>
                        </w:r>
                      </w:fldSimple>
                      <w:bookmarkEnd w:id="461"/>
                      <w:r>
                        <w:t xml:space="preserve"> Tổng hợp tiếng nói từ các đặc trưng âm học bằng WORLD vocoder</w:t>
                      </w:r>
                      <w:bookmarkEnd w:id="462"/>
                    </w:p>
                  </w:txbxContent>
                </v:textbox>
                <w10:wrap type="topAndBottom"/>
              </v:shape>
            </w:pict>
          </mc:Fallback>
        </mc:AlternateContent>
      </w:r>
      <w:r>
        <w:rPr>
          <w:noProof/>
          <w:lang w:val="en"/>
        </w:rPr>
        <w:drawing>
          <wp:anchor distT="0" distB="0" distL="114300" distR="114300" simplePos="0" relativeHeight="251695104" behindDoc="0" locked="0" layoutInCell="1" allowOverlap="1" wp14:anchorId="60F68B05" wp14:editId="5F4D52FB">
            <wp:simplePos x="0" y="0"/>
            <wp:positionH relativeFrom="margin">
              <wp:align>center</wp:align>
            </wp:positionH>
            <wp:positionV relativeFrom="paragraph">
              <wp:posOffset>529590</wp:posOffset>
            </wp:positionV>
            <wp:extent cx="4023360" cy="2507615"/>
            <wp:effectExtent l="19050" t="19050" r="15240" b="26035"/>
            <wp:wrapTopAndBottom/>
            <wp:docPr id="33" name="Picture 33" descr="vo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vocoder"/>
                    <pic:cNvPicPr>
                      <a:picLocks noChangeAspect="1"/>
                    </pic:cNvPicPr>
                  </pic:nvPicPr>
                  <pic:blipFill>
                    <a:blip r:embed="rId59"/>
                    <a:stretch>
                      <a:fillRect/>
                    </a:stretch>
                  </pic:blipFill>
                  <pic:spPr>
                    <a:xfrm>
                      <a:off x="0" y="0"/>
                      <a:ext cx="4023360" cy="2507615"/>
                    </a:xfrm>
                    <a:prstGeom prst="rect">
                      <a:avLst/>
                    </a:prstGeom>
                    <a:ln>
                      <a:solidFill>
                        <a:schemeClr val="bg2">
                          <a:lumMod val="50000"/>
                        </a:schemeClr>
                      </a:solidFill>
                    </a:ln>
                  </pic:spPr>
                </pic:pic>
              </a:graphicData>
            </a:graphic>
          </wp:anchor>
        </w:drawing>
      </w:r>
      <w:r>
        <w:rPr>
          <w:lang w:val="en"/>
        </w:rPr>
        <w:t>Trong phần này, đồ án sử dụng WORLD vocoder cho nhiệm vụ tổng hợp tiếng nói từ các tham số đặc trưng, chi tiết về bộ vocoder này đưọc trình bày trong phần **.</w:t>
      </w:r>
    </w:p>
    <w:p w14:paraId="6C4ABBC3" w14:textId="5F5D5CA0" w:rsidR="00923DFD" w:rsidRDefault="00C0281C">
      <w:pPr>
        <w:rPr>
          <w:lang w:val="en"/>
        </w:rPr>
      </w:pPr>
      <w:r>
        <w:rPr>
          <w:lang w:val="en"/>
        </w:rPr>
        <w:t xml:space="preserve">Trên </w:t>
      </w:r>
      <w:r w:rsidR="004B53E6">
        <w:rPr>
          <w:lang w:val="en"/>
        </w:rPr>
        <w:fldChar w:fldCharType="begin"/>
      </w:r>
      <w:r w:rsidR="004B53E6">
        <w:rPr>
          <w:lang w:val="en"/>
        </w:rPr>
        <w:instrText xml:space="preserve"> REF _Ref43431718 \h </w:instrText>
      </w:r>
      <w:r w:rsidR="004B53E6">
        <w:rPr>
          <w:lang w:val="en"/>
        </w:rPr>
      </w:r>
      <w:r w:rsidR="004B53E6">
        <w:rPr>
          <w:lang w:val="en"/>
        </w:rPr>
        <w:fldChar w:fldCharType="separate"/>
      </w:r>
      <w:r w:rsidR="002741CC">
        <w:t xml:space="preserve">Hình </w:t>
      </w:r>
      <w:r w:rsidR="002741CC">
        <w:rPr>
          <w:noProof/>
        </w:rPr>
        <w:t>3</w:t>
      </w:r>
      <w:r w:rsidR="002741CC">
        <w:t>.</w:t>
      </w:r>
      <w:r w:rsidR="002741CC">
        <w:rPr>
          <w:noProof/>
        </w:rPr>
        <w:t>6</w:t>
      </w:r>
      <w:r w:rsidR="004B53E6">
        <w:rPr>
          <w:lang w:val="en"/>
        </w:rPr>
        <w:fldChar w:fldCharType="end"/>
      </w:r>
      <w:r w:rsidR="004B53E6">
        <w:rPr>
          <w:lang w:val="en"/>
        </w:rPr>
        <w:t xml:space="preserve"> </w:t>
      </w:r>
      <w:r>
        <w:rPr>
          <w:lang w:val="en"/>
        </w:rPr>
        <w:t xml:space="preserve">ta thấy bộ Synthesizer của WORLD vocoder nhận các đầu vào đặc trưng âm học là đường bao phổ Spectral Envelope được tính từ 60 chiều của các </w:t>
      </w:r>
      <w:r>
        <w:rPr>
          <w:lang w:val="en"/>
        </w:rPr>
        <w:lastRenderedPageBreak/>
        <w:t>hệ số mel, tần số cơ bản F0 và các tham số không tuần hoàn (Aperiodicity) là đầu ra của mô hình âm học. Đầu ra của quá trình này chính là tín hiệu tiếng nói.</w:t>
      </w:r>
    </w:p>
    <w:p w14:paraId="0A121C5B" w14:textId="77777777" w:rsidR="00923DFD" w:rsidRDefault="00923DFD">
      <w:pPr>
        <w:rPr>
          <w:lang w:val="en"/>
        </w:rPr>
      </w:pPr>
    </w:p>
    <w:p w14:paraId="73D693EA" w14:textId="41E3576C" w:rsidR="00923DFD" w:rsidRDefault="00C0281C">
      <w:pPr>
        <w:pStyle w:val="Heading2"/>
        <w:rPr>
          <w:lang w:val="en"/>
        </w:rPr>
      </w:pPr>
      <w:bookmarkStart w:id="463" w:name="_Toc43559776"/>
      <w:r>
        <w:rPr>
          <w:lang w:val="en"/>
        </w:rPr>
        <w:t>Sử dụng phương pháp Transfer Learning cho thích ứng giọng nói</w:t>
      </w:r>
      <w:bookmarkEnd w:id="463"/>
    </w:p>
    <w:p w14:paraId="499DB130" w14:textId="77777777" w:rsidR="00D9471B" w:rsidRPr="00D9471B" w:rsidRDefault="00D9471B" w:rsidP="00D9471B">
      <w:pPr>
        <w:rPr>
          <w:lang w:val="en"/>
        </w:rPr>
      </w:pPr>
    </w:p>
    <w:p w14:paraId="09F57571" w14:textId="0C432697" w:rsidR="00923DFD" w:rsidRDefault="00C0281C">
      <w:pPr>
        <w:pStyle w:val="Heading3"/>
        <w:rPr>
          <w:lang w:val="en"/>
        </w:rPr>
      </w:pPr>
      <w:bookmarkStart w:id="464" w:name="_Toc43559777"/>
      <w:r>
        <w:rPr>
          <w:lang w:val="en"/>
        </w:rPr>
        <w:t>Sử dụng mô hình gốc một người nói</w:t>
      </w:r>
      <w:bookmarkEnd w:id="464"/>
    </w:p>
    <w:p w14:paraId="072C19B8" w14:textId="77777777" w:rsidR="00D9471B" w:rsidRPr="00D9471B" w:rsidRDefault="00D9471B" w:rsidP="00D9471B">
      <w:pPr>
        <w:rPr>
          <w:lang w:val="en"/>
        </w:rPr>
      </w:pPr>
    </w:p>
    <w:p w14:paraId="28A7263A" w14:textId="77777777" w:rsidR="00923DFD" w:rsidRDefault="00C0281C">
      <w:pPr>
        <w:pStyle w:val="Heading3"/>
        <w:rPr>
          <w:lang w:val="en"/>
        </w:rPr>
      </w:pPr>
      <w:bookmarkStart w:id="465" w:name="_Toc43559778"/>
      <w:r>
        <w:rPr>
          <w:lang w:val="en"/>
        </w:rPr>
        <w:t>Sử dụng mô hình gốc nhiều người nói</w:t>
      </w:r>
      <w:bookmarkEnd w:id="465"/>
    </w:p>
    <w:p w14:paraId="4832AC89" w14:textId="73F903EB" w:rsidR="00923DFD" w:rsidRPr="00B4443F" w:rsidRDefault="00C0281C" w:rsidP="00B4443F">
      <w:pPr>
        <w:pStyle w:val="Heading2"/>
        <w:rPr>
          <w:lang w:val="en"/>
        </w:rPr>
      </w:pPr>
      <w:bookmarkStart w:id="466" w:name="_Toc43559779"/>
      <w:r>
        <w:rPr>
          <w:lang w:val="en"/>
        </w:rPr>
        <w:t xml:space="preserve">Sử dụng vec-tơ </w:t>
      </w:r>
      <w:r w:rsidR="00B4443F">
        <w:rPr>
          <w:lang w:val="en"/>
        </w:rPr>
        <w:t>mã hóa</w:t>
      </w:r>
      <w:r>
        <w:rPr>
          <w:lang w:val="en"/>
        </w:rPr>
        <w:t xml:space="preserve"> người nói cho thích ứng giọng nó</w:t>
      </w:r>
      <w:r w:rsidR="00B4443F">
        <w:rPr>
          <w:lang w:val="en"/>
        </w:rPr>
        <w:t>i</w:t>
      </w:r>
      <w:bookmarkEnd w:id="466"/>
    </w:p>
    <w:p w14:paraId="5B11EA32" w14:textId="77777777" w:rsidR="00923DFD" w:rsidRDefault="00C0281C">
      <w:pPr>
        <w:pStyle w:val="Heading3"/>
        <w:rPr>
          <w:lang w:val="en"/>
        </w:rPr>
      </w:pPr>
      <w:bookmarkStart w:id="467" w:name="_Toc43559780"/>
      <w:r>
        <w:rPr>
          <w:lang w:val="en"/>
        </w:rPr>
        <w:t>One-hot encoding</w:t>
      </w:r>
      <w:bookmarkEnd w:id="467"/>
    </w:p>
    <w:p w14:paraId="6B0CF8FC" w14:textId="1D8D9F2E" w:rsidR="00F92283" w:rsidRDefault="00F92283" w:rsidP="00F92283">
      <w:pPr>
        <w:rPr>
          <w:rFonts w:eastAsiaTheme="minorEastAsia"/>
          <w:lang w:val="en"/>
        </w:rPr>
      </w:pPr>
      <w:r>
        <w:rPr>
          <w:noProof/>
          <w:lang w:val="en"/>
        </w:rPr>
        <mc:AlternateContent>
          <mc:Choice Requires="wpg">
            <w:drawing>
              <wp:anchor distT="0" distB="0" distL="114300" distR="114300" simplePos="0" relativeHeight="251737088" behindDoc="0" locked="0" layoutInCell="1" allowOverlap="1" wp14:anchorId="6810A2E9" wp14:editId="34754E23">
                <wp:simplePos x="0" y="0"/>
                <wp:positionH relativeFrom="page">
                  <wp:align>center</wp:align>
                </wp:positionH>
                <wp:positionV relativeFrom="paragraph">
                  <wp:posOffset>1541448</wp:posOffset>
                </wp:positionV>
                <wp:extent cx="3477868" cy="4925060"/>
                <wp:effectExtent l="19050" t="19050" r="27940" b="8890"/>
                <wp:wrapTopAndBottom/>
                <wp:docPr id="55" name="Group 55"/>
                <wp:cNvGraphicFramePr/>
                <a:graphic xmlns:a="http://schemas.openxmlformats.org/drawingml/2006/main">
                  <a:graphicData uri="http://schemas.microsoft.com/office/word/2010/wordprocessingGroup">
                    <wpg:wgp>
                      <wpg:cNvGrpSpPr/>
                      <wpg:grpSpPr>
                        <a:xfrm>
                          <a:off x="0" y="0"/>
                          <a:ext cx="3477868" cy="4925060"/>
                          <a:chOff x="0" y="0"/>
                          <a:chExt cx="3477868" cy="4925060"/>
                        </a:xfrm>
                      </wpg:grpSpPr>
                      <pic:pic xmlns:pic="http://schemas.openxmlformats.org/drawingml/2006/picture">
                        <pic:nvPicPr>
                          <pic:cNvPr id="53" name="Picture 53" descr="A screenshot of a cell phone&#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3148" y="0"/>
                            <a:ext cx="3474720" cy="4354830"/>
                          </a:xfrm>
                          <a:prstGeom prst="rect">
                            <a:avLst/>
                          </a:prstGeom>
                          <a:ln>
                            <a:solidFill>
                              <a:schemeClr val="bg2">
                                <a:lumMod val="50000"/>
                              </a:schemeClr>
                            </a:solidFill>
                          </a:ln>
                        </pic:spPr>
                      </pic:pic>
                      <wps:wsp>
                        <wps:cNvPr id="54" name="Text Box 54"/>
                        <wps:cNvSpPr txBox="1"/>
                        <wps:spPr>
                          <a:xfrm>
                            <a:off x="0" y="4409440"/>
                            <a:ext cx="3474085" cy="515620"/>
                          </a:xfrm>
                          <a:prstGeom prst="rect">
                            <a:avLst/>
                          </a:prstGeom>
                          <a:solidFill>
                            <a:prstClr val="white"/>
                          </a:solidFill>
                          <a:ln>
                            <a:noFill/>
                          </a:ln>
                        </wps:spPr>
                        <wps:txbx>
                          <w:txbxContent>
                            <w:p w14:paraId="2E59EF27" w14:textId="45F04625" w:rsidR="00762B33" w:rsidRPr="002814C1" w:rsidRDefault="00762B33" w:rsidP="00F92283">
                              <w:pPr>
                                <w:pStyle w:val="Caption"/>
                                <w:rPr>
                                  <w:noProof/>
                                  <w:color w:val="000000"/>
                                  <w:sz w:val="26"/>
                                  <w:szCs w:val="26"/>
                                  <w:lang w:val="en"/>
                                </w:rPr>
                              </w:pPr>
                              <w:bookmarkStart w:id="468" w:name="_Ref43443450"/>
                              <w:r>
                                <w:t xml:space="preserve">Hình </w:t>
                              </w:r>
                              <w:fldSimple w:instr=" STYLEREF 1 \s ">
                                <w:r w:rsidR="001B37D8">
                                  <w:rPr>
                                    <w:noProof/>
                                  </w:rPr>
                                  <w:t>3</w:t>
                                </w:r>
                              </w:fldSimple>
                              <w:r w:rsidR="001B37D8">
                                <w:t>.</w:t>
                              </w:r>
                              <w:fldSimple w:instr=" SEQ Hình \* ARABIC \s 1 ">
                                <w:r w:rsidR="001B37D8">
                                  <w:rPr>
                                    <w:noProof/>
                                  </w:rPr>
                                  <w:t>7</w:t>
                                </w:r>
                              </w:fldSimple>
                              <w:bookmarkEnd w:id="468"/>
                              <w:r>
                                <w:t xml:space="preserve"> Cấu trúc mô hình thời gian cho phương pháp one-hot encoding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10A2E9" id="Group 55" o:spid="_x0000_s1070" style="position:absolute;left:0;text-align:left;margin-left:0;margin-top:121.35pt;width:273.85pt;height:387.8pt;z-index:251737088;mso-position-horizontal:center;mso-position-horizontal-relative:page" coordsize="34778,492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">
                <v:shape id="Picture 53" o:spid="_x0000_s1071" type="#_x0000_t75" alt="A screenshot of a cell phone&#10;&#10;Description automatically generated" style="position:absolute;left:31;width:34747;height:43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" stroked="t" strokecolor="#747070 [1614]">
                  <v:imagedata r:id="rId61" o:title="A screenshot of a cell phone&#10;&#10;Description automatically generated"/>
                  <v:path arrowok="t"/>
                </v:shape>
                <v:shape id="Text Box 54" o:spid="_x0000_s1072" type="#_x0000_t202" style="position:absolute;top:44094;width:34740;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2E59EF27" w14:textId="45F04625" w:rsidR="00762B33" w:rsidRPr="002814C1" w:rsidRDefault="00762B33" w:rsidP="00F92283">
                        <w:pPr>
                          <w:pStyle w:val="Caption"/>
                          <w:rPr>
                            <w:noProof/>
                            <w:color w:val="000000"/>
                            <w:sz w:val="26"/>
                            <w:szCs w:val="26"/>
                            <w:lang w:val="en"/>
                          </w:rPr>
                        </w:pPr>
                        <w:bookmarkStart w:id="469" w:name="_Ref43443450"/>
                        <w:r>
                          <w:t xml:space="preserve">Hình </w:t>
                        </w:r>
                        <w:fldSimple w:instr=" STYLEREF 1 \s ">
                          <w:r w:rsidR="001B37D8">
                            <w:rPr>
                              <w:noProof/>
                            </w:rPr>
                            <w:t>3</w:t>
                          </w:r>
                        </w:fldSimple>
                        <w:r w:rsidR="001B37D8">
                          <w:t>.</w:t>
                        </w:r>
                        <w:fldSimple w:instr=" SEQ Hình \* ARABIC \s 1 ">
                          <w:r w:rsidR="001B37D8">
                            <w:rPr>
                              <w:noProof/>
                            </w:rPr>
                            <w:t>7</w:t>
                          </w:r>
                        </w:fldSimple>
                        <w:bookmarkEnd w:id="469"/>
                        <w:r>
                          <w:t xml:space="preserve"> Cấu trúc mô hình thời gian cho phương pháp one-hot encoding</w:t>
                        </w:r>
                      </w:p>
                    </w:txbxContent>
                  </v:textbox>
                </v:shape>
                <w10:wrap type="topAndBottom" anchorx="page"/>
              </v:group>
            </w:pict>
          </mc:Fallback>
        </mc:AlternateContent>
      </w:r>
      <w:r w:rsidR="00C0281C">
        <w:rPr>
          <w:lang w:val="en"/>
        </w:rPr>
        <w:t xml:space="preserve">Với phương pháp này, đặc trưng đầu vào cho duration model và acoustic model được gắn thêm vec-tơ định danh. Vec-tơ này có dạng </w:t>
      </w:r>
      <m:oMath>
        <m:r>
          <w:rPr>
            <w:rFonts w:ascii="Cambria Math" w:eastAsiaTheme="minorEastAsia" w:hAnsi="Cambria Math"/>
            <w:lang w:val="en"/>
          </w:rPr>
          <m:t>X=</m:t>
        </m:r>
        <m:r>
          <w:rPr>
            <w:rFonts w:ascii="Cambria Math" w:hAnsi="Cambria Math"/>
            <w:lang w:val="en"/>
          </w:rPr>
          <m:t>[</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1</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2</m:t>
            </m:r>
          </m:sub>
        </m:sSub>
        <m:r>
          <w:rPr>
            <w:rFonts w:ascii="Cambria Math" w:hAnsi="Cambria Math"/>
            <w:lang w:val="en"/>
          </w:rPr>
          <m:t>, …,</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n+1</m:t>
            </m:r>
          </m:sub>
        </m:sSub>
        <m:r>
          <w:rPr>
            <w:rFonts w:ascii="Cambria Math" w:hAnsi="Cambria Math"/>
            <w:lang w:val="en"/>
          </w:rPr>
          <m:t>]</m:t>
        </m:r>
      </m:oMath>
      <w:r w:rsidR="00C0281C">
        <w:rPr>
          <w:lang w:val="en"/>
        </w:rPr>
        <w:t xml:space="preserve"> độ dài </w:t>
      </w:r>
      <m:oMath>
        <m:r>
          <w:rPr>
            <w:rFonts w:ascii="Cambria Math" w:eastAsiaTheme="minorEastAsia" w:hAnsi="Cambria Math"/>
            <w:lang w:val="en"/>
          </w:rPr>
          <m:t>n</m:t>
        </m:r>
      </m:oMath>
      <w:r w:rsidR="00C0281C">
        <w:rPr>
          <w:rFonts w:eastAsiaTheme="minorEastAsia"/>
          <w:lang w:val="en"/>
        </w:rPr>
        <w:t xml:space="preserve"> là số lượng người nói trong tập dữ liệu. </w:t>
      </w:r>
      <w:r w:rsidR="00C0281C" w:rsidRPr="00F92283">
        <w:rPr>
          <w:lang w:val="en"/>
        </w:rPr>
        <w:t xml:space="preserve">Với mỗi câu trong tập dữ liệu, </w:t>
      </w:r>
      <m:oMath>
        <m:sSub>
          <m:sSubPr>
            <m:ctrlPr>
              <w:rPr>
                <w:rFonts w:ascii="Cambria Math" w:hAnsi="Cambria Math"/>
                <w:i/>
                <w:lang w:val="en"/>
              </w:rPr>
            </m:ctrlPr>
          </m:sSubPr>
          <m:e>
            <m:r>
              <w:rPr>
                <w:rFonts w:ascii="Cambria Math" w:hAnsi="Cambria Math"/>
                <w:lang w:val="en"/>
              </w:rPr>
              <m:t>x</m:t>
            </m:r>
          </m:e>
          <m:sub>
            <m:r>
              <w:rPr>
                <w:rFonts w:ascii="Cambria Math" w:hAnsi="Cambria Math"/>
                <w:lang w:val="en"/>
              </w:rPr>
              <m:t>i</m:t>
            </m:r>
          </m:sub>
        </m:sSub>
      </m:oMath>
      <w:r w:rsidR="00C0281C" w:rsidRPr="00F92283">
        <w:rPr>
          <w:rFonts w:eastAsiaTheme="minorEastAsia"/>
          <w:lang w:val="en"/>
        </w:rPr>
        <w:t xml:space="preserve"> sẽ bằng 1 nếu người nói là người thứ </w:t>
      </w:r>
      <m:oMath>
        <m:r>
          <w:rPr>
            <w:rFonts w:ascii="Cambria Math" w:eastAsiaTheme="minorEastAsia" w:hAnsi="Cambria Math"/>
            <w:lang w:val="en"/>
          </w:rPr>
          <m:t>i</m:t>
        </m:r>
      </m:oMath>
      <w:r w:rsidR="00C0281C" w:rsidRPr="00F92283">
        <w:rPr>
          <w:rFonts w:eastAsiaTheme="minorEastAsia"/>
          <w:lang w:val="en"/>
        </w:rPr>
        <w:t xml:space="preserve"> và </w:t>
      </w: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j</m:t>
            </m:r>
          </m:sub>
        </m:sSub>
      </m:oMath>
      <w:r w:rsidR="00C0281C" w:rsidRPr="00F92283">
        <w:rPr>
          <w:rFonts w:eastAsiaTheme="minorEastAsia"/>
          <w:lang w:val="en"/>
        </w:rPr>
        <w:t xml:space="preserve"> bằng 0 với mọi </w:t>
      </w:r>
      <m:oMath>
        <m:r>
          <w:rPr>
            <w:rFonts w:ascii="Cambria Math" w:eastAsiaTheme="minorEastAsia" w:hAnsi="Cambria Math"/>
            <w:lang w:val="en"/>
          </w:rPr>
          <m:t>j ≠i</m:t>
        </m:r>
      </m:oMath>
      <w:r w:rsidR="00C0281C" w:rsidRPr="00F92283">
        <w:rPr>
          <w:rFonts w:eastAsiaTheme="minorEastAsia"/>
          <w:lang w:val="en"/>
        </w:rPr>
        <w:t>.</w:t>
      </w:r>
      <w:r>
        <w:rPr>
          <w:rFonts w:eastAsiaTheme="minorEastAsia"/>
          <w:lang w:val="en"/>
        </w:rPr>
        <w:t xml:space="preserve"> Véc tơ này sẽ được gắn với véc tơ đặc trưng ngôn ngữ để đưa vào huấn luyện, chi tiết của mô hình thời gian và mô hình âm học được mô tả ở </w:t>
      </w:r>
      <w:r>
        <w:rPr>
          <w:rFonts w:eastAsiaTheme="minorEastAsia"/>
          <w:lang w:val="en"/>
        </w:rPr>
        <w:fldChar w:fldCharType="begin"/>
      </w:r>
      <w:r>
        <w:rPr>
          <w:rFonts w:eastAsiaTheme="minorEastAsia"/>
          <w:lang w:val="en"/>
        </w:rPr>
        <w:instrText xml:space="preserve"> REF _Ref43443450 \h </w:instrText>
      </w:r>
      <w:r>
        <w:rPr>
          <w:rFonts w:eastAsiaTheme="minorEastAsia"/>
          <w:lang w:val="en"/>
        </w:rPr>
      </w:r>
      <w:r>
        <w:rPr>
          <w:rFonts w:eastAsiaTheme="minorEastAsia"/>
          <w:lang w:val="en"/>
        </w:rPr>
        <w:fldChar w:fldCharType="separate"/>
      </w:r>
      <w:r w:rsidR="002741CC">
        <w:t xml:space="preserve">Hình </w:t>
      </w:r>
      <w:r w:rsidR="002741CC">
        <w:rPr>
          <w:noProof/>
        </w:rPr>
        <w:t>3</w:t>
      </w:r>
      <w:r w:rsidR="002741CC">
        <w:t>.</w:t>
      </w:r>
      <w:r w:rsidR="002741CC">
        <w:rPr>
          <w:noProof/>
        </w:rPr>
        <w:t>7</w:t>
      </w:r>
      <w:r>
        <w:rPr>
          <w:rFonts w:eastAsiaTheme="minorEastAsia"/>
          <w:lang w:val="en"/>
        </w:rPr>
        <w:fldChar w:fldCharType="end"/>
      </w:r>
      <w:r>
        <w:rPr>
          <w:rFonts w:eastAsiaTheme="minorEastAsia"/>
          <w:lang w:val="en"/>
        </w:rPr>
        <w:t xml:space="preserve"> và </w:t>
      </w:r>
      <w:r>
        <w:rPr>
          <w:rFonts w:eastAsiaTheme="minorEastAsia"/>
          <w:lang w:val="en"/>
        </w:rPr>
        <w:fldChar w:fldCharType="begin"/>
      </w:r>
      <w:r>
        <w:rPr>
          <w:rFonts w:eastAsiaTheme="minorEastAsia"/>
          <w:lang w:val="en"/>
        </w:rPr>
        <w:instrText xml:space="preserve"> REF _Ref43443448 \h </w:instrText>
      </w:r>
      <w:r>
        <w:rPr>
          <w:rFonts w:eastAsiaTheme="minorEastAsia"/>
          <w:lang w:val="en"/>
        </w:rPr>
      </w:r>
      <w:r>
        <w:rPr>
          <w:rFonts w:eastAsiaTheme="minorEastAsia"/>
          <w:lang w:val="en"/>
        </w:rPr>
        <w:fldChar w:fldCharType="separate"/>
      </w:r>
      <w:r w:rsidR="002741CC">
        <w:t xml:space="preserve">Hình </w:t>
      </w:r>
      <w:r w:rsidR="002741CC">
        <w:rPr>
          <w:noProof/>
        </w:rPr>
        <w:t>3</w:t>
      </w:r>
      <w:r w:rsidR="002741CC">
        <w:t>.</w:t>
      </w:r>
      <w:r w:rsidR="002741CC">
        <w:rPr>
          <w:noProof/>
        </w:rPr>
        <w:t>8</w:t>
      </w:r>
      <w:r>
        <w:rPr>
          <w:rFonts w:eastAsiaTheme="minorEastAsia"/>
          <w:lang w:val="en"/>
        </w:rPr>
        <w:fldChar w:fldCharType="end"/>
      </w:r>
      <w:r>
        <w:rPr>
          <w:rFonts w:eastAsiaTheme="minorEastAsia"/>
          <w:lang w:val="en"/>
        </w:rPr>
        <w:t>.</w:t>
      </w:r>
    </w:p>
    <w:p w14:paraId="312535FC" w14:textId="19B75F05" w:rsidR="0074209E" w:rsidRPr="00884DA1" w:rsidRDefault="00F92283" w:rsidP="0074209E">
      <w:pPr>
        <w:rPr>
          <w:rFonts w:eastAsiaTheme="minorEastAsia"/>
          <w:lang w:val="en"/>
        </w:rPr>
      </w:pPr>
      <w:r>
        <w:rPr>
          <w:noProof/>
          <w:lang w:val="en"/>
        </w:rPr>
        <w:lastRenderedPageBreak/>
        <mc:AlternateContent>
          <mc:Choice Requires="wpg">
            <w:drawing>
              <wp:anchor distT="0" distB="0" distL="114300" distR="114300" simplePos="0" relativeHeight="251732992" behindDoc="0" locked="0" layoutInCell="1" allowOverlap="1" wp14:anchorId="5F9E93AD" wp14:editId="13435E39">
                <wp:simplePos x="0" y="0"/>
                <wp:positionH relativeFrom="page">
                  <wp:align>center</wp:align>
                </wp:positionH>
                <wp:positionV relativeFrom="paragraph">
                  <wp:posOffset>19630</wp:posOffset>
                </wp:positionV>
                <wp:extent cx="3477260" cy="4837430"/>
                <wp:effectExtent l="0" t="19050" r="0" b="1270"/>
                <wp:wrapTopAndBottom/>
                <wp:docPr id="52" name="Group 52"/>
                <wp:cNvGraphicFramePr/>
                <a:graphic xmlns:a="http://schemas.openxmlformats.org/drawingml/2006/main">
                  <a:graphicData uri="http://schemas.microsoft.com/office/word/2010/wordprocessingGroup">
                    <wpg:wgp>
                      <wpg:cNvGrpSpPr/>
                      <wpg:grpSpPr>
                        <a:xfrm>
                          <a:off x="0" y="0"/>
                          <a:ext cx="3473688" cy="4837430"/>
                          <a:chOff x="0" y="0"/>
                          <a:chExt cx="3474085" cy="4837430"/>
                        </a:xfrm>
                      </wpg:grpSpPr>
                      <pic:pic xmlns:pic="http://schemas.openxmlformats.org/drawingml/2006/picture">
                        <pic:nvPicPr>
                          <pic:cNvPr id="49" name="Picture 49"/>
                          <pic:cNvPicPr>
                            <a:picLocks noChangeAspect="1"/>
                          </pic:cNvPicPr>
                        </pic:nvPicPr>
                        <pic:blipFill>
                          <a:blip r:embed="rId62">
                            <a:extLst>
                              <a:ext uri="{28A0092B-C50C-407E-A947-70E740481C1C}">
                                <a14:useLocalDpi xmlns:a14="http://schemas.microsoft.com/office/drawing/2010/main" val="0"/>
                              </a:ext>
                            </a:extLst>
                          </a:blip>
                          <a:srcRect/>
                          <a:stretch/>
                        </pic:blipFill>
                        <pic:spPr>
                          <a:xfrm>
                            <a:off x="27250" y="0"/>
                            <a:ext cx="3426517" cy="4265295"/>
                          </a:xfrm>
                          <a:prstGeom prst="rect">
                            <a:avLst/>
                          </a:prstGeom>
                          <a:ln>
                            <a:solidFill>
                              <a:schemeClr val="bg2">
                                <a:lumMod val="50000"/>
                              </a:schemeClr>
                            </a:solidFill>
                          </a:ln>
                        </pic:spPr>
                      </pic:pic>
                      <wps:wsp>
                        <wps:cNvPr id="51" name="Text Box 51"/>
                        <wps:cNvSpPr txBox="1"/>
                        <wps:spPr>
                          <a:xfrm>
                            <a:off x="0" y="4321810"/>
                            <a:ext cx="3474085" cy="515620"/>
                          </a:xfrm>
                          <a:prstGeom prst="rect">
                            <a:avLst/>
                          </a:prstGeom>
                          <a:solidFill>
                            <a:prstClr val="white"/>
                          </a:solidFill>
                          <a:ln>
                            <a:noFill/>
                          </a:ln>
                        </wps:spPr>
                        <wps:txbx>
                          <w:txbxContent>
                            <w:p w14:paraId="2D801DE9" w14:textId="1F66C85C" w:rsidR="00762B33" w:rsidRPr="0026174E" w:rsidRDefault="00762B33" w:rsidP="00F92283">
                              <w:pPr>
                                <w:pStyle w:val="Caption"/>
                                <w:rPr>
                                  <w:noProof/>
                                  <w:color w:val="000000"/>
                                  <w:sz w:val="26"/>
                                  <w:szCs w:val="26"/>
                                  <w:lang w:val="en"/>
                                </w:rPr>
                              </w:pPr>
                              <w:bookmarkStart w:id="470" w:name="_Ref43443448"/>
                              <w:r>
                                <w:t xml:space="preserve">Hình </w:t>
                              </w:r>
                              <w:fldSimple w:instr=" STYLEREF 1 \s ">
                                <w:r w:rsidR="001B37D8">
                                  <w:rPr>
                                    <w:noProof/>
                                  </w:rPr>
                                  <w:t>3</w:t>
                                </w:r>
                              </w:fldSimple>
                              <w:r w:rsidR="001B37D8">
                                <w:t>.</w:t>
                              </w:r>
                              <w:fldSimple w:instr=" SEQ Hình \* ARABIC \s 1 ">
                                <w:r w:rsidR="001B37D8">
                                  <w:rPr>
                                    <w:noProof/>
                                  </w:rPr>
                                  <w:t>8</w:t>
                                </w:r>
                              </w:fldSimple>
                              <w:bookmarkEnd w:id="470"/>
                              <w:r>
                                <w:t xml:space="preserve"> Cấu trúc mô hình âm học cho phương pháp one-hot encoding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9E93AD" id="Group 52" o:spid="_x0000_s1073" style="position:absolute;left:0;text-align:left;margin-left:0;margin-top:1.55pt;width:273.8pt;height:380.9pt;z-index:251732992;mso-position-horizontal:center;mso-position-horizontal-relative:page" coordsize="34740,483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">
                <v:shape id="Picture 49" o:spid="_x0000_s1074" type="#_x0000_t75" style="position:absolute;left:272;width:34265;height:4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" stroked="t" strokecolor="#747070 [1614]">
                  <v:imagedata r:id="rId63" o:title=""/>
                  <v:path arrowok="t"/>
                </v:shape>
                <v:shape id="Text Box 51" o:spid="_x0000_s1075" type="#_x0000_t202" style="position:absolute;top:43218;width:34740;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2D801DE9" w14:textId="1F66C85C" w:rsidR="00762B33" w:rsidRPr="0026174E" w:rsidRDefault="00762B33" w:rsidP="00F92283">
                        <w:pPr>
                          <w:pStyle w:val="Caption"/>
                          <w:rPr>
                            <w:noProof/>
                            <w:color w:val="000000"/>
                            <w:sz w:val="26"/>
                            <w:szCs w:val="26"/>
                            <w:lang w:val="en"/>
                          </w:rPr>
                        </w:pPr>
                        <w:bookmarkStart w:id="471" w:name="_Ref43443448"/>
                        <w:r>
                          <w:t xml:space="preserve">Hình </w:t>
                        </w:r>
                        <w:fldSimple w:instr=" STYLEREF 1 \s ">
                          <w:r w:rsidR="001B37D8">
                            <w:rPr>
                              <w:noProof/>
                            </w:rPr>
                            <w:t>3</w:t>
                          </w:r>
                        </w:fldSimple>
                        <w:r w:rsidR="001B37D8">
                          <w:t>.</w:t>
                        </w:r>
                        <w:fldSimple w:instr=" SEQ Hình \* ARABIC \s 1 ">
                          <w:r w:rsidR="001B37D8">
                            <w:rPr>
                              <w:noProof/>
                            </w:rPr>
                            <w:t>8</w:t>
                          </w:r>
                        </w:fldSimple>
                        <w:bookmarkEnd w:id="471"/>
                        <w:r>
                          <w:t xml:space="preserve"> Cấu trúc mô hình âm học cho phương pháp one-hot encoding</w:t>
                        </w:r>
                      </w:p>
                    </w:txbxContent>
                  </v:textbox>
                </v:shape>
                <w10:wrap type="topAndBottom" anchorx="page"/>
              </v:group>
            </w:pict>
          </mc:Fallback>
        </mc:AlternateContent>
      </w:r>
      <w:r>
        <w:rPr>
          <w:rFonts w:eastAsiaTheme="minorEastAsia"/>
          <w:lang w:val="en"/>
        </w:rPr>
        <w:t xml:space="preserve">Trong quá trình thích ứng giọng nói sang người nói mới, véc tơ </w:t>
      </w:r>
      <m:oMath>
        <m:r>
          <w:rPr>
            <w:rFonts w:ascii="Cambria Math" w:eastAsiaTheme="minorEastAsia" w:hAnsi="Cambria Math"/>
            <w:lang w:val="en"/>
          </w:rPr>
          <m:t>X</m:t>
        </m:r>
      </m:oMath>
      <w:r w:rsidR="00884DA1">
        <w:rPr>
          <w:rFonts w:eastAsiaTheme="minorEastAsia"/>
          <w:lang w:val="en"/>
        </w:rPr>
        <w:t xml:space="preserve"> được gán giá trị sao cho  </w:t>
      </w: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i</m:t>
            </m:r>
          </m:sub>
        </m:sSub>
        <m:r>
          <w:rPr>
            <w:rFonts w:ascii="Cambria Math" w:eastAsiaTheme="minorEastAsia" w:hAnsi="Cambria Math"/>
            <w:lang w:val="en"/>
          </w:rPr>
          <m:t>=0 ∀ i ≤n</m:t>
        </m:r>
      </m:oMath>
      <w:r w:rsidR="00884DA1">
        <w:rPr>
          <w:rFonts w:eastAsiaTheme="minorEastAsia"/>
          <w:lang w:val="en"/>
        </w:rPr>
        <w:t xml:space="preserve"> và </w:t>
      </w: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n+1</m:t>
            </m:r>
          </m:sub>
        </m:sSub>
        <m:r>
          <w:rPr>
            <w:rFonts w:ascii="Cambria Math" w:eastAsiaTheme="minorEastAsia" w:hAnsi="Cambria Math"/>
            <w:lang w:val="en"/>
          </w:rPr>
          <m:t>=1</m:t>
        </m:r>
      </m:oMath>
      <w:r w:rsidR="00884DA1">
        <w:rPr>
          <w:rFonts w:eastAsiaTheme="minorEastAsia"/>
          <w:lang w:val="en"/>
        </w:rPr>
        <w:t>. Mô hình sẽ được huấn luyện tiếp với dữ liệu của người nói mới để thu được giọng nói thích ứng.</w:t>
      </w:r>
    </w:p>
    <w:p w14:paraId="06C73032" w14:textId="77777777" w:rsidR="00923DFD" w:rsidRDefault="00C0281C">
      <w:pPr>
        <w:pStyle w:val="Heading3"/>
      </w:pPr>
      <w:bookmarkStart w:id="472" w:name="_Toc43559781"/>
      <w:r>
        <w:rPr>
          <w:lang w:val="en"/>
        </w:rPr>
        <w:t>X-vector</w:t>
      </w:r>
      <w:bookmarkEnd w:id="472"/>
    </w:p>
    <w:p w14:paraId="2290B366" w14:textId="77777777" w:rsidR="00923DFD" w:rsidRDefault="00923DFD">
      <w:pPr>
        <w:rPr>
          <w:lang w:val="en"/>
        </w:rPr>
      </w:pPr>
    </w:p>
    <w:p w14:paraId="243F239A" w14:textId="77777777" w:rsidR="00923DFD" w:rsidRDefault="00C0281C">
      <w:pPr>
        <w:rPr>
          <w:lang w:val="en"/>
        </w:rPr>
      </w:pPr>
      <w:r>
        <w:rPr>
          <w:lang w:val="en"/>
        </w:rPr>
        <w:br w:type="page"/>
      </w:r>
    </w:p>
    <w:p w14:paraId="254592BB" w14:textId="77777777" w:rsidR="00923DFD" w:rsidRDefault="00C0281C">
      <w:pPr>
        <w:pStyle w:val="Heading1"/>
        <w:rPr>
          <w:lang w:val="en"/>
        </w:rPr>
      </w:pPr>
      <w:bookmarkStart w:id="473" w:name="_Toc43559782"/>
      <w:r>
        <w:rPr>
          <w:lang w:val="en"/>
        </w:rPr>
        <w:lastRenderedPageBreak/>
        <w:t>THỬ NGHIỆM VÀ VÀ ĐÁNH GIÁ</w:t>
      </w:r>
      <w:bookmarkEnd w:id="473"/>
    </w:p>
    <w:p w14:paraId="791AC3DB" w14:textId="77777777" w:rsidR="00923DFD" w:rsidRDefault="00C0281C">
      <w:pPr>
        <w:pStyle w:val="Heading2"/>
        <w:rPr>
          <w:lang w:val="en"/>
        </w:rPr>
      </w:pPr>
      <w:bookmarkStart w:id="474" w:name="_Toc43559783"/>
      <w:r>
        <w:rPr>
          <w:lang w:val="en"/>
        </w:rPr>
        <w:t>Xử lý dữ liệu</w:t>
      </w:r>
      <w:bookmarkEnd w:id="474"/>
    </w:p>
    <w:p w14:paraId="12D8A40B" w14:textId="77777777" w:rsidR="00923DFD" w:rsidRDefault="00C0281C">
      <w:pPr>
        <w:pStyle w:val="Heading3"/>
        <w:rPr>
          <w:lang w:val="en"/>
        </w:rPr>
      </w:pPr>
      <w:bookmarkStart w:id="475" w:name="_Toc43559784"/>
      <w:r>
        <w:rPr>
          <w:lang w:val="en"/>
        </w:rPr>
        <w:t>Chuẩn hóa văn bản</w:t>
      </w:r>
      <w:bookmarkEnd w:id="475"/>
    </w:p>
    <w:p w14:paraId="1C19FAA9" w14:textId="32D81857" w:rsidR="00923DFD" w:rsidRDefault="00C0281C">
      <w:pPr>
        <w:rPr>
          <w:lang w:val="en"/>
        </w:rPr>
      </w:pPr>
      <w:r>
        <w:rPr>
          <w:lang w:val="en"/>
        </w:rPr>
        <w:t xml:space="preserve">Quá trình chuẩn hóa văn bản đầu vào có nhiệm vụ chính là làm cho văn bản đầu vào có thể đọc được một cách rõ ràng, nhất quán, chuẩn hóa các thành phần không chuẩn như từ mượn, từ viết tắt, số, ngày tháng, ... Các bước chuẩn hóa văn bản được thể hiện trong </w:t>
      </w:r>
      <w:r w:rsidR="00343FA5">
        <w:rPr>
          <w:lang w:val="en"/>
        </w:rPr>
        <w:fldChar w:fldCharType="begin"/>
      </w:r>
      <w:r w:rsidR="00343FA5">
        <w:rPr>
          <w:lang w:val="en"/>
        </w:rPr>
        <w:instrText xml:space="preserve"> REF _Ref43599459 \h </w:instrText>
      </w:r>
      <w:r w:rsidR="00343FA5">
        <w:rPr>
          <w:lang w:val="en"/>
        </w:rPr>
      </w:r>
      <w:r w:rsidR="00343FA5">
        <w:rPr>
          <w:lang w:val="en"/>
        </w:rPr>
        <w:fldChar w:fldCharType="separate"/>
      </w:r>
      <w:r w:rsidR="00343FA5">
        <w:t xml:space="preserve">hình </w:t>
      </w:r>
      <w:r w:rsidR="00343FA5">
        <w:rPr>
          <w:noProof/>
        </w:rPr>
        <w:t>4</w:t>
      </w:r>
      <w:r w:rsidR="00343FA5">
        <w:t>.</w:t>
      </w:r>
      <w:r w:rsidR="00343FA5">
        <w:rPr>
          <w:noProof/>
        </w:rPr>
        <w:t>1</w:t>
      </w:r>
      <w:r w:rsidR="00343FA5">
        <w:rPr>
          <w:lang w:val="en"/>
        </w:rPr>
        <w:fldChar w:fldCharType="end"/>
      </w:r>
      <w:r w:rsidR="00343FA5">
        <w:rPr>
          <w:lang w:val="en"/>
        </w:rPr>
        <w:t>.</w:t>
      </w:r>
    </w:p>
    <w:p w14:paraId="2BB1F5DE" w14:textId="5E4878CA" w:rsidR="00923DFD" w:rsidRDefault="00C0281C">
      <w:pPr>
        <w:rPr>
          <w:lang w:val="en"/>
        </w:rPr>
      </w:pPr>
      <w:r>
        <w:rPr>
          <w:noProof/>
          <w:lang w:val="en"/>
        </w:rPr>
        <w:drawing>
          <wp:anchor distT="0" distB="0" distL="114300" distR="114300" simplePos="0" relativeHeight="251673600" behindDoc="0" locked="0" layoutInCell="1" allowOverlap="1" wp14:anchorId="51C796A1" wp14:editId="1A826B74">
            <wp:simplePos x="0" y="0"/>
            <wp:positionH relativeFrom="margin">
              <wp:align>center</wp:align>
            </wp:positionH>
            <wp:positionV relativeFrom="paragraph">
              <wp:posOffset>185420</wp:posOffset>
            </wp:positionV>
            <wp:extent cx="2377440" cy="5012055"/>
            <wp:effectExtent l="19050" t="19050" r="22860" b="17145"/>
            <wp:wrapTopAndBottom/>
            <wp:docPr id="6" name="Picture 6"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pic:cNvPicPr>
                      <a:picLocks noChangeAspect="1"/>
                    </pic:cNvPicPr>
                  </pic:nvPicPr>
                  <pic:blipFill>
                    <a:blip r:embed="rId64"/>
                    <a:stretch>
                      <a:fillRect/>
                    </a:stretch>
                  </pic:blipFill>
                  <pic:spPr>
                    <a:xfrm>
                      <a:off x="0" y="0"/>
                      <a:ext cx="2377440" cy="5012055"/>
                    </a:xfrm>
                    <a:prstGeom prst="rect">
                      <a:avLst/>
                    </a:prstGeom>
                    <a:ln>
                      <a:solidFill>
                        <a:schemeClr val="bg2">
                          <a:lumMod val="50000"/>
                        </a:schemeClr>
                      </a:solidFill>
                    </a:ln>
                  </pic:spPr>
                </pic:pic>
              </a:graphicData>
            </a:graphic>
          </wp:anchor>
        </w:drawing>
      </w:r>
      <w:r>
        <w:rPr>
          <w:noProof/>
        </w:rPr>
        <mc:AlternateContent>
          <mc:Choice Requires="wps">
            <w:drawing>
              <wp:anchor distT="0" distB="0" distL="114300" distR="114300" simplePos="0" relativeHeight="251679744" behindDoc="0" locked="0" layoutInCell="1" allowOverlap="1" wp14:anchorId="701C68E8" wp14:editId="18610434">
                <wp:simplePos x="0" y="0"/>
                <wp:positionH relativeFrom="margin">
                  <wp:align>center</wp:align>
                </wp:positionH>
                <wp:positionV relativeFrom="paragraph">
                  <wp:posOffset>5254625</wp:posOffset>
                </wp:positionV>
                <wp:extent cx="3146425" cy="635"/>
                <wp:effectExtent l="0" t="0" r="0" b="2540"/>
                <wp:wrapTopAndBottom/>
                <wp:docPr id="13" name="Text Box 13"/>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14:paraId="523EEE6D" w14:textId="012363A9" w:rsidR="00762B33" w:rsidRDefault="00762B33">
                            <w:pPr>
                              <w:pStyle w:val="Caption"/>
                            </w:pPr>
                            <w:bookmarkStart w:id="476" w:name="_Toc43426239"/>
                            <w:bookmarkStart w:id="477" w:name="_Ref43599459"/>
                            <w:r>
                              <w:t xml:space="preserve">Hình </w:t>
                            </w:r>
                            <w:fldSimple w:instr=" STYLEREF 1 \s ">
                              <w:r w:rsidR="001B37D8">
                                <w:rPr>
                                  <w:noProof/>
                                </w:rPr>
                                <w:t>4</w:t>
                              </w:r>
                            </w:fldSimple>
                            <w:r w:rsidR="001B37D8">
                              <w:t>.</w:t>
                            </w:r>
                            <w:fldSimple w:instr=" SEQ Hình \* ARABIC \s 1 ">
                              <w:r w:rsidR="001B37D8">
                                <w:rPr>
                                  <w:noProof/>
                                </w:rPr>
                                <w:t>1</w:t>
                              </w:r>
                            </w:fldSimple>
                            <w:bookmarkEnd w:id="477"/>
                            <w:r>
                              <w:t xml:space="preserve"> Các bước chuẩn hóa văn bản đầu vào</w:t>
                            </w:r>
                            <w:bookmarkEnd w:id="47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01C68E8" id="Text Box 13" o:spid="_x0000_s1076" type="#_x0000_t202" style="position:absolute;left:0;text-align:left;margin-left:0;margin-top:413.75pt;width:247.7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" stroked="f">
                <v:textbox style="mso-fit-shape-to-text:t" inset="0,0,0,0">
                  <w:txbxContent>
                    <w:p w14:paraId="523EEE6D" w14:textId="012363A9" w:rsidR="00762B33" w:rsidRDefault="00762B33">
                      <w:pPr>
                        <w:pStyle w:val="Caption"/>
                      </w:pPr>
                      <w:bookmarkStart w:id="478" w:name="_Toc43426239"/>
                      <w:bookmarkStart w:id="479" w:name="_Ref43599459"/>
                      <w:r>
                        <w:t xml:space="preserve">Hình </w:t>
                      </w:r>
                      <w:fldSimple w:instr=" STYLEREF 1 \s ">
                        <w:r w:rsidR="001B37D8">
                          <w:rPr>
                            <w:noProof/>
                          </w:rPr>
                          <w:t>4</w:t>
                        </w:r>
                      </w:fldSimple>
                      <w:r w:rsidR="001B37D8">
                        <w:t>.</w:t>
                      </w:r>
                      <w:fldSimple w:instr=" SEQ Hình \* ARABIC \s 1 ">
                        <w:r w:rsidR="001B37D8">
                          <w:rPr>
                            <w:noProof/>
                          </w:rPr>
                          <w:t>1</w:t>
                        </w:r>
                      </w:fldSimple>
                      <w:bookmarkEnd w:id="479"/>
                      <w:r>
                        <w:t xml:space="preserve"> Các bước chuẩn hóa văn bản đầu vào</w:t>
                      </w:r>
                      <w:bookmarkEnd w:id="478"/>
                    </w:p>
                  </w:txbxContent>
                </v:textbox>
                <w10:wrap type="topAndBottom" anchorx="margin"/>
              </v:shape>
            </w:pict>
          </mc:Fallback>
        </mc:AlternateContent>
      </w:r>
      <w:r w:rsidR="002063E5">
        <w:rPr>
          <w:noProof/>
          <w:lang w:val="en"/>
        </w:rPr>
        <w:softHyphen/>
      </w:r>
      <w:r w:rsidR="002063E5">
        <w:rPr>
          <w:noProof/>
          <w:lang w:val="en"/>
        </w:rPr>
        <w:softHyphen/>
      </w:r>
      <w:r>
        <w:rPr>
          <w:lang w:val="en"/>
        </w:rPr>
        <w:t>Trong đó:</w:t>
      </w:r>
    </w:p>
    <w:p w14:paraId="534DA98F" w14:textId="77777777" w:rsidR="00923DFD" w:rsidRDefault="00C0281C">
      <w:pPr>
        <w:pStyle w:val="ListParagraph"/>
        <w:numPr>
          <w:ilvl w:val="0"/>
          <w:numId w:val="3"/>
        </w:numPr>
        <w:rPr>
          <w:lang w:val="en"/>
        </w:rPr>
      </w:pPr>
      <w:r>
        <w:rPr>
          <w:lang w:val="en"/>
        </w:rPr>
        <w:t>Văn bản đầu vào sẽ được phân tách thành các các thành phần dựa theo khoảng trắng, từng thành phần này được tìm kiếm trong từ điểm âm tiết, nếu có trong từ điển thì nó là thành phần có thể đọc được, nếu không có sẽ tiếp tục được tìm kiếm trong từ điển từ mượn, từ viết tắt</w:t>
      </w:r>
    </w:p>
    <w:p w14:paraId="656EA43F" w14:textId="77777777" w:rsidR="00923DFD" w:rsidRDefault="00C0281C">
      <w:pPr>
        <w:pStyle w:val="ListParagraph"/>
        <w:numPr>
          <w:ilvl w:val="0"/>
          <w:numId w:val="3"/>
        </w:numPr>
        <w:rPr>
          <w:lang w:val="en"/>
        </w:rPr>
      </w:pPr>
      <w:r>
        <w:rPr>
          <w:lang w:val="en"/>
        </w:rPr>
        <w:t xml:space="preserve">Những thành phần không có trong từ điển âm tiết được tìm kiếm ở trong từ điển viết tắt, nếu được tìm thấy thì thành phần này sẽ được chuyển </w:t>
      </w:r>
      <w:r>
        <w:rPr>
          <w:lang w:val="en"/>
        </w:rPr>
        <w:lastRenderedPageBreak/>
        <w:t>thành một chuỗi các từ chuẩn theo từ điển âm tiết, nếu không tìm thấy sẽ được chuyển sang bước tiếp theo.</w:t>
      </w:r>
    </w:p>
    <w:p w14:paraId="609FE1CC" w14:textId="77777777" w:rsidR="00923DFD" w:rsidRDefault="00C0281C">
      <w:pPr>
        <w:pStyle w:val="ListParagraph"/>
        <w:numPr>
          <w:ilvl w:val="0"/>
          <w:numId w:val="3"/>
        </w:numPr>
        <w:rPr>
          <w:lang w:val="en"/>
        </w:rPr>
      </w:pPr>
      <w:r>
        <w:rPr>
          <w:lang w:val="en"/>
        </w:rPr>
        <w:t>Áp dụng biểu thức chính quy: Bước này áp dụng cho những thành phần mà không có trong cả hai từ điển nêu ở trên ví dụ như: ngày tháng viết tắt, số, … Sử dụng biểu thức chính quy để tìm kiếm các mẫu có sẵn phù hợp với các thành phần này, sau đó thay thế chúng theo đúng mẫu phù hợp, ví dụ thành phần ngày tháng có dạng “…/...” sẽ được thay thế bằng “ngày … tháng …”.</w:t>
      </w:r>
    </w:p>
    <w:p w14:paraId="70A631F0" w14:textId="77777777" w:rsidR="00923DFD" w:rsidRDefault="00C0281C">
      <w:pPr>
        <w:pStyle w:val="ListParagraph"/>
        <w:numPr>
          <w:ilvl w:val="0"/>
          <w:numId w:val="3"/>
        </w:numPr>
        <w:rPr>
          <w:lang w:val="en"/>
        </w:rPr>
      </w:pPr>
      <w:r>
        <w:rPr>
          <w:lang w:val="en"/>
        </w:rPr>
        <w:t>Cuối cùng là bước chuẩn hóa văn bản: Ở bước này lưu các từ đã được chuẩn hóa ở các bước trước và phân văn bản thành từng câu.</w:t>
      </w:r>
    </w:p>
    <w:p w14:paraId="32D6B46E" w14:textId="77777777" w:rsidR="00923DFD" w:rsidRDefault="00923DFD">
      <w:pPr>
        <w:ind w:firstLine="720"/>
        <w:rPr>
          <w:lang w:val="en"/>
        </w:rPr>
      </w:pPr>
    </w:p>
    <w:p w14:paraId="71D4BDB2" w14:textId="77777777" w:rsidR="00923DFD" w:rsidRDefault="00C0281C">
      <w:pPr>
        <w:pStyle w:val="Heading3"/>
        <w:rPr>
          <w:lang w:val="en"/>
        </w:rPr>
      </w:pPr>
      <w:bookmarkStart w:id="480" w:name="_Toc43559785"/>
      <w:r>
        <w:rPr>
          <w:lang w:val="en"/>
        </w:rPr>
        <w:t>Phân phối bộ dữ liệu</w:t>
      </w:r>
      <w:bookmarkEnd w:id="480"/>
    </w:p>
    <w:p w14:paraId="097E386C" w14:textId="3D6A4F56" w:rsidR="00923DFD" w:rsidRDefault="00C0281C">
      <w:pPr>
        <w:rPr>
          <w:lang w:val="en"/>
        </w:rPr>
      </w:pPr>
      <w:r>
        <w:rPr>
          <w:lang w:val="en"/>
        </w:rPr>
        <w:t xml:space="preserve">Để huấn luyện và đánh giá mô hình, đồ án sử dụng 4 bộ dữ liệu được mô tả trong </w:t>
      </w:r>
      <w:r>
        <w:rPr>
          <w:lang w:val="en"/>
        </w:rPr>
        <w:fldChar w:fldCharType="begin"/>
      </w:r>
      <w:r>
        <w:rPr>
          <w:lang w:val="en"/>
        </w:rPr>
        <w:instrText xml:space="preserve"> REF _Ref43277351 \h </w:instrText>
      </w:r>
      <w:r>
        <w:rPr>
          <w:lang w:val="en"/>
        </w:rPr>
      </w:r>
      <w:r>
        <w:rPr>
          <w:lang w:val="en"/>
        </w:rPr>
        <w:fldChar w:fldCharType="separate"/>
      </w:r>
      <w:ins w:id="481" w:author="Phan Trung Kien 20166322" w:date="2020-06-19T12:07:00Z">
        <w:r w:rsidR="002741CC">
          <w:t xml:space="preserve">Bảng </w:t>
        </w:r>
        <w:r w:rsidR="002741CC">
          <w:rPr>
            <w:noProof/>
          </w:rPr>
          <w:t>4</w:t>
        </w:r>
        <w:r w:rsidR="002741CC">
          <w:t>.</w:t>
        </w:r>
        <w:r w:rsidR="002741CC">
          <w:rPr>
            <w:noProof/>
          </w:rPr>
          <w:t>1</w:t>
        </w:r>
      </w:ins>
      <w:r>
        <w:rPr>
          <w:lang w:val="en"/>
        </w:rPr>
        <w:fldChar w:fldCharType="end"/>
      </w:r>
      <w:r>
        <w:rPr>
          <w:lang w:val="en"/>
        </w:rPr>
        <w:t>.</w:t>
      </w:r>
    </w:p>
    <w:p w14:paraId="4A474A4B" w14:textId="7E2E19D3" w:rsidR="00923DFD" w:rsidRDefault="00C0281C">
      <w:pPr>
        <w:pStyle w:val="Caption"/>
        <w:keepNext/>
      </w:pPr>
      <w:bookmarkStart w:id="482" w:name="_Toc43260381"/>
      <w:bookmarkStart w:id="483" w:name="_Ref43277351"/>
      <w:r>
        <w:t xml:space="preserve">Bảng </w:t>
      </w:r>
      <w:fldSimple w:instr=" STYLEREF 1 \s ">
        <w:r w:rsidR="002741CC">
          <w:rPr>
            <w:noProof/>
          </w:rPr>
          <w:t>4</w:t>
        </w:r>
      </w:fldSimple>
      <w:r>
        <w:t>.</w:t>
      </w:r>
      <w:fldSimple w:instr=" SEQ Bảng \* ARABIC \s 1 ">
        <w:r w:rsidR="002741CC">
          <w:rPr>
            <w:noProof/>
          </w:rPr>
          <w:t>1</w:t>
        </w:r>
        <w:bookmarkEnd w:id="482"/>
      </w:fldSimple>
      <w:bookmarkEnd w:id="483"/>
      <w:r>
        <w:t xml:space="preserve"> Các bộ dữ liệu sử dụng</w:t>
      </w:r>
    </w:p>
    <w:tbl>
      <w:tblPr>
        <w:tblStyle w:val="TableGrid"/>
        <w:tblW w:w="6295" w:type="dxa"/>
        <w:jc w:val="center"/>
        <w:tblLayout w:type="fixed"/>
        <w:tblLook w:val="04A0" w:firstRow="1" w:lastRow="0" w:firstColumn="1" w:lastColumn="0" w:noHBand="0" w:noVBand="1"/>
      </w:tblPr>
      <w:tblGrid>
        <w:gridCol w:w="1525"/>
        <w:gridCol w:w="1170"/>
        <w:gridCol w:w="1530"/>
        <w:gridCol w:w="810"/>
        <w:gridCol w:w="1260"/>
      </w:tblGrid>
      <w:tr w:rsidR="00923DFD" w14:paraId="55E5C425" w14:textId="77777777">
        <w:trPr>
          <w:jc w:val="center"/>
        </w:trPr>
        <w:tc>
          <w:tcPr>
            <w:tcW w:w="1525" w:type="dxa"/>
          </w:tcPr>
          <w:p w14:paraId="2BFA0EE4" w14:textId="77777777" w:rsidR="00923DFD" w:rsidRDefault="00C0281C">
            <w:pPr>
              <w:jc w:val="left"/>
              <w:rPr>
                <w:sz w:val="22"/>
                <w:szCs w:val="22"/>
                <w:lang w:val="en"/>
              </w:rPr>
            </w:pPr>
            <w:r>
              <w:rPr>
                <w:sz w:val="22"/>
                <w:szCs w:val="22"/>
                <w:lang w:val="en"/>
              </w:rPr>
              <w:t>Tên bộ dữ liệu</w:t>
            </w:r>
          </w:p>
        </w:tc>
        <w:tc>
          <w:tcPr>
            <w:tcW w:w="1170" w:type="dxa"/>
          </w:tcPr>
          <w:p w14:paraId="331A0D08" w14:textId="77777777" w:rsidR="00923DFD" w:rsidRDefault="00C0281C">
            <w:pPr>
              <w:jc w:val="left"/>
              <w:rPr>
                <w:sz w:val="22"/>
                <w:szCs w:val="22"/>
                <w:lang w:val="en"/>
              </w:rPr>
            </w:pPr>
            <w:r>
              <w:rPr>
                <w:sz w:val="22"/>
                <w:szCs w:val="22"/>
                <w:lang w:val="en"/>
              </w:rPr>
              <w:t>Số lượng câu</w:t>
            </w:r>
          </w:p>
        </w:tc>
        <w:tc>
          <w:tcPr>
            <w:tcW w:w="1530" w:type="dxa"/>
          </w:tcPr>
          <w:p w14:paraId="0972BB55" w14:textId="77777777" w:rsidR="00923DFD" w:rsidRDefault="00C0281C">
            <w:pPr>
              <w:jc w:val="left"/>
              <w:rPr>
                <w:sz w:val="22"/>
                <w:szCs w:val="22"/>
                <w:lang w:val="en"/>
              </w:rPr>
            </w:pPr>
            <w:r>
              <w:rPr>
                <w:sz w:val="22"/>
                <w:szCs w:val="22"/>
                <w:lang w:val="en"/>
              </w:rPr>
              <w:t>Tổng thời gian</w:t>
            </w:r>
          </w:p>
        </w:tc>
        <w:tc>
          <w:tcPr>
            <w:tcW w:w="810" w:type="dxa"/>
          </w:tcPr>
          <w:p w14:paraId="1189740A" w14:textId="77777777" w:rsidR="00923DFD" w:rsidRDefault="00C0281C">
            <w:pPr>
              <w:jc w:val="left"/>
              <w:rPr>
                <w:sz w:val="22"/>
                <w:szCs w:val="22"/>
                <w:lang w:val="en"/>
              </w:rPr>
            </w:pPr>
            <w:r>
              <w:rPr>
                <w:sz w:val="22"/>
                <w:szCs w:val="22"/>
                <w:lang w:val="en"/>
              </w:rPr>
              <w:t>Giới tính</w:t>
            </w:r>
          </w:p>
        </w:tc>
        <w:tc>
          <w:tcPr>
            <w:tcW w:w="1260" w:type="dxa"/>
          </w:tcPr>
          <w:p w14:paraId="61355409" w14:textId="77777777" w:rsidR="00923DFD" w:rsidRDefault="00C0281C">
            <w:pPr>
              <w:jc w:val="left"/>
              <w:rPr>
                <w:sz w:val="22"/>
                <w:szCs w:val="22"/>
                <w:lang w:val="en"/>
              </w:rPr>
            </w:pPr>
            <w:r>
              <w:rPr>
                <w:sz w:val="22"/>
                <w:szCs w:val="22"/>
                <w:lang w:val="en"/>
              </w:rPr>
              <w:t>Phương ngữ</w:t>
            </w:r>
          </w:p>
        </w:tc>
      </w:tr>
      <w:tr w:rsidR="00923DFD" w14:paraId="2A3EF882" w14:textId="77777777">
        <w:trPr>
          <w:jc w:val="center"/>
        </w:trPr>
        <w:tc>
          <w:tcPr>
            <w:tcW w:w="1525" w:type="dxa"/>
          </w:tcPr>
          <w:p w14:paraId="6AA2A857" w14:textId="77777777" w:rsidR="00923DFD" w:rsidRDefault="00C0281C">
            <w:pPr>
              <w:rPr>
                <w:sz w:val="22"/>
                <w:szCs w:val="22"/>
                <w:lang w:val="en"/>
              </w:rPr>
            </w:pPr>
            <w:r>
              <w:rPr>
                <w:sz w:val="22"/>
                <w:szCs w:val="22"/>
                <w:lang w:val="en"/>
              </w:rPr>
              <w:t>W-01(LTY)</w:t>
            </w:r>
          </w:p>
        </w:tc>
        <w:tc>
          <w:tcPr>
            <w:tcW w:w="1170" w:type="dxa"/>
          </w:tcPr>
          <w:p w14:paraId="7D20F6D5" w14:textId="77777777" w:rsidR="00923DFD" w:rsidRDefault="00C0281C">
            <w:pPr>
              <w:rPr>
                <w:sz w:val="22"/>
                <w:szCs w:val="22"/>
                <w:lang w:val="en"/>
              </w:rPr>
            </w:pPr>
            <w:r>
              <w:rPr>
                <w:sz w:val="22"/>
                <w:szCs w:val="22"/>
                <w:lang w:val="en"/>
              </w:rPr>
              <w:t>12624</w:t>
            </w:r>
          </w:p>
        </w:tc>
        <w:tc>
          <w:tcPr>
            <w:tcW w:w="1530" w:type="dxa"/>
          </w:tcPr>
          <w:p w14:paraId="74AA326D" w14:textId="77777777" w:rsidR="00923DFD" w:rsidRDefault="00C0281C">
            <w:pPr>
              <w:rPr>
                <w:sz w:val="22"/>
                <w:szCs w:val="22"/>
                <w:lang w:val="en"/>
              </w:rPr>
            </w:pPr>
            <w:r>
              <w:rPr>
                <w:sz w:val="22"/>
                <w:szCs w:val="22"/>
                <w:lang w:val="en"/>
              </w:rPr>
              <w:t>8 giờ 35 phút</w:t>
            </w:r>
          </w:p>
        </w:tc>
        <w:tc>
          <w:tcPr>
            <w:tcW w:w="810" w:type="dxa"/>
          </w:tcPr>
          <w:p w14:paraId="405D72EA" w14:textId="77777777" w:rsidR="00923DFD" w:rsidRDefault="00C0281C">
            <w:pPr>
              <w:rPr>
                <w:sz w:val="22"/>
                <w:szCs w:val="22"/>
                <w:lang w:val="en"/>
              </w:rPr>
            </w:pPr>
            <w:r>
              <w:rPr>
                <w:sz w:val="22"/>
                <w:szCs w:val="22"/>
                <w:lang w:val="en"/>
              </w:rPr>
              <w:t>Nữ</w:t>
            </w:r>
          </w:p>
        </w:tc>
        <w:tc>
          <w:tcPr>
            <w:tcW w:w="1260" w:type="dxa"/>
          </w:tcPr>
          <w:p w14:paraId="5C0E4376" w14:textId="77777777" w:rsidR="00923DFD" w:rsidRDefault="00C0281C">
            <w:pPr>
              <w:rPr>
                <w:sz w:val="22"/>
                <w:szCs w:val="22"/>
                <w:lang w:val="en"/>
              </w:rPr>
            </w:pPr>
            <w:r>
              <w:rPr>
                <w:sz w:val="22"/>
                <w:szCs w:val="22"/>
                <w:lang w:val="en"/>
              </w:rPr>
              <w:t>Miền Nam</w:t>
            </w:r>
          </w:p>
        </w:tc>
      </w:tr>
      <w:tr w:rsidR="00923DFD" w14:paraId="68DDCDEF" w14:textId="77777777">
        <w:trPr>
          <w:jc w:val="center"/>
        </w:trPr>
        <w:tc>
          <w:tcPr>
            <w:tcW w:w="1525" w:type="dxa"/>
          </w:tcPr>
          <w:p w14:paraId="4CD0699E" w14:textId="77777777" w:rsidR="00923DFD" w:rsidRDefault="00C0281C">
            <w:pPr>
              <w:rPr>
                <w:sz w:val="22"/>
                <w:szCs w:val="22"/>
                <w:lang w:val="en"/>
              </w:rPr>
            </w:pPr>
            <w:r>
              <w:rPr>
                <w:sz w:val="22"/>
                <w:szCs w:val="22"/>
                <w:lang w:val="en"/>
              </w:rPr>
              <w:t xml:space="preserve"> W-02 (TTVT)</w:t>
            </w:r>
          </w:p>
        </w:tc>
        <w:tc>
          <w:tcPr>
            <w:tcW w:w="1170" w:type="dxa"/>
          </w:tcPr>
          <w:p w14:paraId="7270BCCB" w14:textId="77777777" w:rsidR="00923DFD" w:rsidRDefault="00C0281C">
            <w:pPr>
              <w:rPr>
                <w:sz w:val="22"/>
                <w:szCs w:val="22"/>
                <w:lang w:val="en"/>
              </w:rPr>
            </w:pPr>
            <w:r>
              <w:rPr>
                <w:sz w:val="22"/>
                <w:szCs w:val="22"/>
                <w:lang w:val="en"/>
              </w:rPr>
              <w:t>3716</w:t>
            </w:r>
          </w:p>
        </w:tc>
        <w:tc>
          <w:tcPr>
            <w:tcW w:w="1530" w:type="dxa"/>
          </w:tcPr>
          <w:p w14:paraId="6A07B540" w14:textId="77777777" w:rsidR="00923DFD" w:rsidRDefault="00C0281C">
            <w:pPr>
              <w:rPr>
                <w:sz w:val="22"/>
                <w:szCs w:val="22"/>
                <w:lang w:val="en"/>
              </w:rPr>
            </w:pPr>
            <w:r>
              <w:rPr>
                <w:sz w:val="22"/>
                <w:szCs w:val="22"/>
                <w:lang w:val="en"/>
              </w:rPr>
              <w:t>3 giờ 32 phút</w:t>
            </w:r>
          </w:p>
        </w:tc>
        <w:tc>
          <w:tcPr>
            <w:tcW w:w="810" w:type="dxa"/>
          </w:tcPr>
          <w:p w14:paraId="44C13BAE" w14:textId="77777777" w:rsidR="00923DFD" w:rsidRDefault="00C0281C">
            <w:pPr>
              <w:rPr>
                <w:sz w:val="22"/>
                <w:szCs w:val="22"/>
                <w:lang w:val="en"/>
              </w:rPr>
            </w:pPr>
            <w:r>
              <w:rPr>
                <w:sz w:val="22"/>
                <w:szCs w:val="22"/>
                <w:lang w:val="en"/>
              </w:rPr>
              <w:t>Nữ</w:t>
            </w:r>
          </w:p>
        </w:tc>
        <w:tc>
          <w:tcPr>
            <w:tcW w:w="1260" w:type="dxa"/>
          </w:tcPr>
          <w:p w14:paraId="441B5D79" w14:textId="77777777" w:rsidR="00923DFD" w:rsidRDefault="00C0281C">
            <w:pPr>
              <w:rPr>
                <w:sz w:val="22"/>
                <w:szCs w:val="22"/>
                <w:lang w:val="en"/>
              </w:rPr>
            </w:pPr>
            <w:r>
              <w:rPr>
                <w:sz w:val="22"/>
                <w:szCs w:val="22"/>
                <w:lang w:val="en"/>
              </w:rPr>
              <w:t>Miền Bắc</w:t>
            </w:r>
          </w:p>
        </w:tc>
      </w:tr>
      <w:tr w:rsidR="00923DFD" w14:paraId="0F4372E3" w14:textId="77777777">
        <w:trPr>
          <w:jc w:val="center"/>
        </w:trPr>
        <w:tc>
          <w:tcPr>
            <w:tcW w:w="1525" w:type="dxa"/>
          </w:tcPr>
          <w:p w14:paraId="20324801" w14:textId="77777777" w:rsidR="00923DFD" w:rsidRDefault="00C0281C">
            <w:pPr>
              <w:rPr>
                <w:sz w:val="22"/>
                <w:szCs w:val="22"/>
                <w:lang w:val="en"/>
              </w:rPr>
            </w:pPr>
            <w:r>
              <w:rPr>
                <w:sz w:val="22"/>
                <w:szCs w:val="22"/>
                <w:lang w:val="en"/>
              </w:rPr>
              <w:t>M-01 (PTQ)</w:t>
            </w:r>
          </w:p>
        </w:tc>
        <w:tc>
          <w:tcPr>
            <w:tcW w:w="1170" w:type="dxa"/>
          </w:tcPr>
          <w:p w14:paraId="440123B5" w14:textId="77777777" w:rsidR="00923DFD" w:rsidRDefault="00C0281C">
            <w:pPr>
              <w:rPr>
                <w:sz w:val="22"/>
                <w:szCs w:val="22"/>
                <w:lang w:val="en"/>
              </w:rPr>
            </w:pPr>
            <w:r>
              <w:rPr>
                <w:sz w:val="22"/>
                <w:szCs w:val="22"/>
                <w:lang w:val="en"/>
              </w:rPr>
              <w:t>3767</w:t>
            </w:r>
          </w:p>
        </w:tc>
        <w:tc>
          <w:tcPr>
            <w:tcW w:w="1530" w:type="dxa"/>
          </w:tcPr>
          <w:p w14:paraId="7AC3AC52" w14:textId="77777777" w:rsidR="00923DFD" w:rsidRDefault="00C0281C">
            <w:pPr>
              <w:rPr>
                <w:sz w:val="22"/>
                <w:szCs w:val="22"/>
                <w:lang w:val="en"/>
              </w:rPr>
            </w:pPr>
            <w:r>
              <w:rPr>
                <w:sz w:val="22"/>
                <w:szCs w:val="22"/>
                <w:lang w:val="en"/>
              </w:rPr>
              <w:t>4 giờ 41 phút</w:t>
            </w:r>
          </w:p>
        </w:tc>
        <w:tc>
          <w:tcPr>
            <w:tcW w:w="810" w:type="dxa"/>
          </w:tcPr>
          <w:p w14:paraId="3FB6B043" w14:textId="77777777" w:rsidR="00923DFD" w:rsidRDefault="00C0281C">
            <w:pPr>
              <w:rPr>
                <w:sz w:val="22"/>
                <w:szCs w:val="22"/>
                <w:lang w:val="en"/>
              </w:rPr>
            </w:pPr>
            <w:r>
              <w:rPr>
                <w:sz w:val="22"/>
                <w:szCs w:val="22"/>
                <w:lang w:val="en"/>
              </w:rPr>
              <w:t>Nam</w:t>
            </w:r>
          </w:p>
        </w:tc>
        <w:tc>
          <w:tcPr>
            <w:tcW w:w="1260" w:type="dxa"/>
          </w:tcPr>
          <w:p w14:paraId="5E94D886" w14:textId="77777777" w:rsidR="00923DFD" w:rsidRDefault="00C0281C">
            <w:pPr>
              <w:rPr>
                <w:sz w:val="22"/>
                <w:szCs w:val="22"/>
                <w:lang w:val="en"/>
              </w:rPr>
            </w:pPr>
            <w:r>
              <w:rPr>
                <w:sz w:val="22"/>
                <w:szCs w:val="22"/>
                <w:lang w:val="en"/>
              </w:rPr>
              <w:t>Miền Bắc</w:t>
            </w:r>
          </w:p>
        </w:tc>
      </w:tr>
      <w:tr w:rsidR="00923DFD" w14:paraId="002CF4B9" w14:textId="77777777">
        <w:trPr>
          <w:jc w:val="center"/>
        </w:trPr>
        <w:tc>
          <w:tcPr>
            <w:tcW w:w="1525" w:type="dxa"/>
          </w:tcPr>
          <w:p w14:paraId="299B18A7" w14:textId="77777777" w:rsidR="00923DFD" w:rsidRDefault="00C0281C">
            <w:pPr>
              <w:rPr>
                <w:sz w:val="22"/>
                <w:szCs w:val="22"/>
                <w:lang w:val="en"/>
              </w:rPr>
            </w:pPr>
            <w:r>
              <w:rPr>
                <w:sz w:val="22"/>
                <w:szCs w:val="22"/>
                <w:lang w:val="en"/>
              </w:rPr>
              <w:t>VTR-60</w:t>
            </w:r>
          </w:p>
        </w:tc>
        <w:tc>
          <w:tcPr>
            <w:tcW w:w="1170" w:type="dxa"/>
          </w:tcPr>
          <w:p w14:paraId="3E0D7C42" w14:textId="77777777" w:rsidR="00923DFD" w:rsidRDefault="00C0281C">
            <w:pPr>
              <w:rPr>
                <w:sz w:val="22"/>
                <w:szCs w:val="22"/>
                <w:lang w:val="en"/>
              </w:rPr>
            </w:pPr>
            <w:r>
              <w:rPr>
                <w:sz w:val="22"/>
                <w:szCs w:val="22"/>
                <w:lang w:val="en"/>
              </w:rPr>
              <w:t>15600</w:t>
            </w:r>
          </w:p>
        </w:tc>
        <w:tc>
          <w:tcPr>
            <w:tcW w:w="1530" w:type="dxa"/>
          </w:tcPr>
          <w:p w14:paraId="2664D5A8" w14:textId="77777777" w:rsidR="00923DFD" w:rsidRDefault="00C0281C">
            <w:pPr>
              <w:rPr>
                <w:sz w:val="22"/>
                <w:szCs w:val="22"/>
                <w:lang w:val="en"/>
              </w:rPr>
            </w:pPr>
            <w:r>
              <w:rPr>
                <w:sz w:val="22"/>
                <w:szCs w:val="22"/>
                <w:lang w:val="en"/>
              </w:rPr>
              <w:t>20 giờ 39 phút</w:t>
            </w:r>
          </w:p>
        </w:tc>
        <w:tc>
          <w:tcPr>
            <w:tcW w:w="810" w:type="dxa"/>
          </w:tcPr>
          <w:p w14:paraId="0565542B" w14:textId="77777777" w:rsidR="00923DFD" w:rsidRDefault="00923DFD">
            <w:pPr>
              <w:rPr>
                <w:sz w:val="22"/>
                <w:szCs w:val="22"/>
                <w:lang w:val="en"/>
              </w:rPr>
            </w:pPr>
          </w:p>
        </w:tc>
        <w:tc>
          <w:tcPr>
            <w:tcW w:w="1260" w:type="dxa"/>
          </w:tcPr>
          <w:p w14:paraId="1B5AA9B3" w14:textId="77777777" w:rsidR="00923DFD" w:rsidRDefault="00923DFD">
            <w:pPr>
              <w:keepNext/>
              <w:rPr>
                <w:sz w:val="22"/>
                <w:szCs w:val="22"/>
                <w:lang w:val="en"/>
              </w:rPr>
            </w:pPr>
          </w:p>
        </w:tc>
      </w:tr>
    </w:tbl>
    <w:p w14:paraId="57B515A0" w14:textId="77777777" w:rsidR="00923DFD" w:rsidRDefault="00923DFD">
      <w:pPr>
        <w:rPr>
          <w:lang w:val="en"/>
        </w:rPr>
      </w:pPr>
    </w:p>
    <w:p w14:paraId="590B92B6" w14:textId="47119F38" w:rsidR="00923DFD" w:rsidRDefault="00C0281C">
      <w:pPr>
        <w:rPr>
          <w:lang w:val="en"/>
        </w:rPr>
      </w:pPr>
      <w:r>
        <w:rPr>
          <w:lang w:val="en"/>
        </w:rPr>
        <w:t xml:space="preserve">Trong đó, bộ dữ liệu VTR-60 bao gồm các mẫu ghi âm của 60 người, được mô tả trong </w:t>
      </w:r>
      <w:r>
        <w:rPr>
          <w:lang w:val="en"/>
        </w:rPr>
        <w:fldChar w:fldCharType="begin"/>
      </w:r>
      <w:r>
        <w:rPr>
          <w:lang w:val="en"/>
        </w:rPr>
        <w:instrText xml:space="preserve"> REF _Ref43277369 \h </w:instrText>
      </w:r>
      <w:r>
        <w:rPr>
          <w:lang w:val="en"/>
        </w:rPr>
      </w:r>
      <w:r>
        <w:rPr>
          <w:lang w:val="en"/>
        </w:rPr>
        <w:fldChar w:fldCharType="separate"/>
      </w:r>
      <w:ins w:id="484" w:author="Phan Trung Kien 20166322" w:date="2020-06-19T12:07:00Z">
        <w:r w:rsidR="002741CC">
          <w:t xml:space="preserve">Bảng </w:t>
        </w:r>
        <w:r w:rsidR="002741CC">
          <w:rPr>
            <w:noProof/>
          </w:rPr>
          <w:t>4</w:t>
        </w:r>
        <w:r w:rsidR="002741CC">
          <w:t>.</w:t>
        </w:r>
        <w:r w:rsidR="002741CC">
          <w:rPr>
            <w:noProof/>
          </w:rPr>
          <w:t>2</w:t>
        </w:r>
      </w:ins>
      <w:del w:id="485" w:author="Phan Trung Kien 20166322" w:date="2020-06-19T12:07:00Z">
        <w:r w:rsidR="002741CC" w:rsidDel="002741CC">
          <w:delText xml:space="preserve">Bảng </w:delText>
        </w:r>
        <w:r w:rsidR="002741CC" w:rsidDel="002741CC">
          <w:rPr>
            <w:noProof/>
          </w:rPr>
          <w:delText>4</w:delText>
        </w:r>
        <w:r w:rsidR="002741CC" w:rsidDel="002741CC">
          <w:delText>.</w:delText>
        </w:r>
        <w:r w:rsidR="002741CC" w:rsidDel="002741CC">
          <w:rPr>
            <w:noProof/>
          </w:rPr>
          <w:delText>2</w:delText>
        </w:r>
      </w:del>
      <w:r>
        <w:rPr>
          <w:lang w:val="en"/>
        </w:rPr>
        <w:fldChar w:fldCharType="end"/>
      </w:r>
      <w:r>
        <w:rPr>
          <w:lang w:val="en"/>
        </w:rPr>
        <w:t>.</w:t>
      </w:r>
    </w:p>
    <w:p w14:paraId="2C083473" w14:textId="73AB8D52" w:rsidR="00923DFD" w:rsidRDefault="00C0281C">
      <w:pPr>
        <w:pStyle w:val="Caption"/>
        <w:keepNext/>
      </w:pPr>
      <w:bookmarkStart w:id="486" w:name="_Toc43260382"/>
      <w:bookmarkStart w:id="487" w:name="_Ref43277369"/>
      <w:r>
        <w:t xml:space="preserve">Bảng </w:t>
      </w:r>
      <w:fldSimple w:instr=" STYLEREF 1 \s ">
        <w:r w:rsidR="002741CC">
          <w:rPr>
            <w:noProof/>
          </w:rPr>
          <w:t>4</w:t>
        </w:r>
      </w:fldSimple>
      <w:r>
        <w:t>.</w:t>
      </w:r>
      <w:fldSimple w:instr=" SEQ Bảng \* ARABIC \s 1 ">
        <w:r w:rsidR="002741CC">
          <w:rPr>
            <w:noProof/>
          </w:rPr>
          <w:t>2</w:t>
        </w:r>
        <w:bookmarkEnd w:id="486"/>
      </w:fldSimple>
      <w:bookmarkEnd w:id="487"/>
      <w:r>
        <w:t xml:space="preserve"> Thông tin chi tiết bộ dữ liệu VTR-60</w:t>
      </w:r>
    </w:p>
    <w:tbl>
      <w:tblPr>
        <w:tblStyle w:val="TableGrid"/>
        <w:tblW w:w="6306" w:type="dxa"/>
        <w:jc w:val="center"/>
        <w:tblLayout w:type="fixed"/>
        <w:tblLook w:val="04A0" w:firstRow="1" w:lastRow="0" w:firstColumn="1" w:lastColumn="0" w:noHBand="0" w:noVBand="1"/>
      </w:tblPr>
      <w:tblGrid>
        <w:gridCol w:w="1051"/>
        <w:gridCol w:w="1051"/>
        <w:gridCol w:w="1051"/>
        <w:gridCol w:w="1051"/>
        <w:gridCol w:w="1051"/>
        <w:gridCol w:w="1051"/>
      </w:tblGrid>
      <w:tr w:rsidR="00923DFD" w14:paraId="712D4FCC" w14:textId="77777777">
        <w:trPr>
          <w:trHeight w:val="449"/>
          <w:jc w:val="center"/>
        </w:trPr>
        <w:tc>
          <w:tcPr>
            <w:tcW w:w="1051" w:type="dxa"/>
            <w:vMerge w:val="restart"/>
            <w:vAlign w:val="center"/>
          </w:tcPr>
          <w:p w14:paraId="51D0DB92" w14:textId="77777777" w:rsidR="00923DFD" w:rsidRDefault="00C0281C">
            <w:pPr>
              <w:jc w:val="center"/>
              <w:rPr>
                <w:sz w:val="22"/>
                <w:szCs w:val="22"/>
                <w:lang w:val="en"/>
              </w:rPr>
            </w:pPr>
            <w:r>
              <w:rPr>
                <w:sz w:val="22"/>
                <w:szCs w:val="22"/>
                <w:lang w:val="en"/>
              </w:rPr>
              <w:t>Tên bộ dữ liệu</w:t>
            </w:r>
          </w:p>
        </w:tc>
        <w:tc>
          <w:tcPr>
            <w:tcW w:w="2102" w:type="dxa"/>
            <w:gridSpan w:val="2"/>
            <w:vAlign w:val="center"/>
          </w:tcPr>
          <w:p w14:paraId="548447EE" w14:textId="77777777" w:rsidR="00923DFD" w:rsidRDefault="00C0281C">
            <w:pPr>
              <w:jc w:val="center"/>
              <w:rPr>
                <w:sz w:val="22"/>
                <w:szCs w:val="22"/>
                <w:lang w:val="en"/>
              </w:rPr>
            </w:pPr>
            <w:r>
              <w:rPr>
                <w:sz w:val="22"/>
                <w:szCs w:val="22"/>
                <w:lang w:val="en"/>
              </w:rPr>
              <w:t>Giới tính</w:t>
            </w:r>
          </w:p>
        </w:tc>
        <w:tc>
          <w:tcPr>
            <w:tcW w:w="2102" w:type="dxa"/>
            <w:gridSpan w:val="2"/>
            <w:vAlign w:val="center"/>
          </w:tcPr>
          <w:p w14:paraId="71C851C5" w14:textId="77777777" w:rsidR="00923DFD" w:rsidRDefault="00C0281C">
            <w:pPr>
              <w:jc w:val="center"/>
              <w:rPr>
                <w:sz w:val="22"/>
                <w:szCs w:val="22"/>
                <w:lang w:val="en"/>
              </w:rPr>
            </w:pPr>
            <w:r>
              <w:rPr>
                <w:sz w:val="22"/>
                <w:szCs w:val="22"/>
                <w:lang w:val="en"/>
              </w:rPr>
              <w:t>Phương ngữ</w:t>
            </w:r>
          </w:p>
        </w:tc>
        <w:tc>
          <w:tcPr>
            <w:tcW w:w="1051" w:type="dxa"/>
            <w:vMerge w:val="restart"/>
          </w:tcPr>
          <w:p w14:paraId="2CF5EA61" w14:textId="77777777" w:rsidR="00923DFD" w:rsidRDefault="00C0281C">
            <w:pPr>
              <w:jc w:val="center"/>
              <w:rPr>
                <w:sz w:val="22"/>
                <w:szCs w:val="22"/>
                <w:lang w:val="en"/>
              </w:rPr>
            </w:pPr>
            <w:r>
              <w:rPr>
                <w:sz w:val="22"/>
                <w:szCs w:val="22"/>
                <w:lang w:val="en"/>
              </w:rPr>
              <w:t>Số lượng câu / người</w:t>
            </w:r>
          </w:p>
        </w:tc>
      </w:tr>
      <w:tr w:rsidR="00923DFD" w14:paraId="34E42B11" w14:textId="77777777">
        <w:trPr>
          <w:jc w:val="center"/>
        </w:trPr>
        <w:tc>
          <w:tcPr>
            <w:tcW w:w="1051" w:type="dxa"/>
            <w:vMerge/>
            <w:vAlign w:val="center"/>
          </w:tcPr>
          <w:p w14:paraId="725B26AA" w14:textId="77777777" w:rsidR="00923DFD" w:rsidRDefault="00923DFD">
            <w:pPr>
              <w:jc w:val="center"/>
              <w:rPr>
                <w:sz w:val="22"/>
                <w:szCs w:val="22"/>
                <w:lang w:val="en"/>
              </w:rPr>
            </w:pPr>
          </w:p>
        </w:tc>
        <w:tc>
          <w:tcPr>
            <w:tcW w:w="1051" w:type="dxa"/>
            <w:vAlign w:val="center"/>
          </w:tcPr>
          <w:p w14:paraId="2DE734C8" w14:textId="77777777" w:rsidR="00923DFD" w:rsidRDefault="00C0281C">
            <w:pPr>
              <w:jc w:val="center"/>
              <w:rPr>
                <w:sz w:val="22"/>
                <w:szCs w:val="22"/>
                <w:lang w:val="en"/>
              </w:rPr>
            </w:pPr>
            <w:r>
              <w:rPr>
                <w:sz w:val="22"/>
                <w:szCs w:val="22"/>
                <w:lang w:val="en"/>
              </w:rPr>
              <w:t>Nam</w:t>
            </w:r>
          </w:p>
        </w:tc>
        <w:tc>
          <w:tcPr>
            <w:tcW w:w="1051" w:type="dxa"/>
            <w:vAlign w:val="center"/>
          </w:tcPr>
          <w:p w14:paraId="19E09B39" w14:textId="77777777" w:rsidR="00923DFD" w:rsidRDefault="00C0281C">
            <w:pPr>
              <w:jc w:val="center"/>
              <w:rPr>
                <w:sz w:val="22"/>
                <w:szCs w:val="22"/>
                <w:lang w:val="en"/>
              </w:rPr>
            </w:pPr>
            <w:r>
              <w:rPr>
                <w:sz w:val="22"/>
                <w:szCs w:val="22"/>
                <w:lang w:val="en"/>
              </w:rPr>
              <w:t>Nữ</w:t>
            </w:r>
          </w:p>
        </w:tc>
        <w:tc>
          <w:tcPr>
            <w:tcW w:w="1051" w:type="dxa"/>
            <w:vAlign w:val="center"/>
          </w:tcPr>
          <w:p w14:paraId="58AFA6E2" w14:textId="77777777" w:rsidR="00923DFD" w:rsidRDefault="00C0281C">
            <w:pPr>
              <w:jc w:val="center"/>
              <w:rPr>
                <w:sz w:val="22"/>
                <w:szCs w:val="22"/>
                <w:lang w:val="en"/>
              </w:rPr>
            </w:pPr>
            <w:r>
              <w:rPr>
                <w:sz w:val="22"/>
                <w:szCs w:val="22"/>
                <w:lang w:val="en"/>
              </w:rPr>
              <w:t>Miền Bắc</w:t>
            </w:r>
          </w:p>
        </w:tc>
        <w:tc>
          <w:tcPr>
            <w:tcW w:w="1051" w:type="dxa"/>
          </w:tcPr>
          <w:p w14:paraId="65A20963" w14:textId="77777777" w:rsidR="00923DFD" w:rsidRDefault="00C0281C">
            <w:pPr>
              <w:jc w:val="center"/>
              <w:rPr>
                <w:sz w:val="22"/>
                <w:szCs w:val="22"/>
                <w:lang w:val="en"/>
              </w:rPr>
            </w:pPr>
            <w:r>
              <w:rPr>
                <w:sz w:val="22"/>
                <w:szCs w:val="22"/>
                <w:lang w:val="en"/>
              </w:rPr>
              <w:t>Miền Nam</w:t>
            </w:r>
          </w:p>
        </w:tc>
        <w:tc>
          <w:tcPr>
            <w:tcW w:w="1051" w:type="dxa"/>
            <w:vMerge/>
          </w:tcPr>
          <w:p w14:paraId="144EFA47" w14:textId="77777777" w:rsidR="00923DFD" w:rsidRDefault="00923DFD">
            <w:pPr>
              <w:jc w:val="center"/>
              <w:rPr>
                <w:sz w:val="22"/>
                <w:szCs w:val="22"/>
                <w:lang w:val="en"/>
              </w:rPr>
            </w:pPr>
          </w:p>
        </w:tc>
      </w:tr>
      <w:tr w:rsidR="00923DFD" w14:paraId="5261D0F6" w14:textId="77777777">
        <w:trPr>
          <w:jc w:val="center"/>
        </w:trPr>
        <w:tc>
          <w:tcPr>
            <w:tcW w:w="1051" w:type="dxa"/>
            <w:vAlign w:val="center"/>
          </w:tcPr>
          <w:p w14:paraId="30550AA3" w14:textId="77777777" w:rsidR="00923DFD" w:rsidRDefault="00C0281C">
            <w:pPr>
              <w:jc w:val="center"/>
              <w:rPr>
                <w:sz w:val="22"/>
                <w:szCs w:val="22"/>
                <w:lang w:val="en"/>
              </w:rPr>
            </w:pPr>
            <w:r>
              <w:rPr>
                <w:sz w:val="22"/>
                <w:szCs w:val="22"/>
                <w:lang w:val="en"/>
              </w:rPr>
              <w:t>VTR-60</w:t>
            </w:r>
          </w:p>
        </w:tc>
        <w:tc>
          <w:tcPr>
            <w:tcW w:w="1051" w:type="dxa"/>
            <w:vAlign w:val="center"/>
          </w:tcPr>
          <w:p w14:paraId="4985D26D" w14:textId="77777777" w:rsidR="00923DFD" w:rsidRDefault="00C0281C">
            <w:pPr>
              <w:jc w:val="center"/>
              <w:rPr>
                <w:sz w:val="22"/>
                <w:szCs w:val="22"/>
                <w:lang w:val="en"/>
              </w:rPr>
            </w:pPr>
            <w:r>
              <w:rPr>
                <w:sz w:val="22"/>
                <w:szCs w:val="22"/>
                <w:lang w:val="en"/>
              </w:rPr>
              <w:t>30</w:t>
            </w:r>
          </w:p>
        </w:tc>
        <w:tc>
          <w:tcPr>
            <w:tcW w:w="1051" w:type="dxa"/>
            <w:vAlign w:val="center"/>
          </w:tcPr>
          <w:p w14:paraId="2DE676D1" w14:textId="77777777" w:rsidR="00923DFD" w:rsidRDefault="00C0281C">
            <w:pPr>
              <w:jc w:val="center"/>
              <w:rPr>
                <w:sz w:val="22"/>
                <w:szCs w:val="22"/>
                <w:lang w:val="en"/>
              </w:rPr>
            </w:pPr>
            <w:r>
              <w:rPr>
                <w:sz w:val="22"/>
                <w:szCs w:val="22"/>
                <w:lang w:val="en"/>
              </w:rPr>
              <w:t>30</w:t>
            </w:r>
          </w:p>
        </w:tc>
        <w:tc>
          <w:tcPr>
            <w:tcW w:w="1051" w:type="dxa"/>
            <w:vAlign w:val="center"/>
          </w:tcPr>
          <w:p w14:paraId="7D68F3E2" w14:textId="77777777" w:rsidR="00923DFD" w:rsidRDefault="00C0281C">
            <w:pPr>
              <w:jc w:val="center"/>
              <w:rPr>
                <w:sz w:val="22"/>
                <w:szCs w:val="22"/>
                <w:lang w:val="en"/>
              </w:rPr>
            </w:pPr>
            <w:r>
              <w:rPr>
                <w:sz w:val="22"/>
                <w:szCs w:val="22"/>
                <w:lang w:val="en"/>
              </w:rPr>
              <w:t>30</w:t>
            </w:r>
          </w:p>
        </w:tc>
        <w:tc>
          <w:tcPr>
            <w:tcW w:w="1051" w:type="dxa"/>
            <w:vAlign w:val="center"/>
          </w:tcPr>
          <w:p w14:paraId="3E611BA3" w14:textId="77777777" w:rsidR="00923DFD" w:rsidRDefault="00C0281C">
            <w:pPr>
              <w:jc w:val="center"/>
              <w:rPr>
                <w:sz w:val="22"/>
                <w:szCs w:val="22"/>
                <w:lang w:val="en"/>
              </w:rPr>
            </w:pPr>
            <w:r>
              <w:rPr>
                <w:sz w:val="22"/>
                <w:szCs w:val="22"/>
                <w:lang w:val="en"/>
              </w:rPr>
              <w:t>30</w:t>
            </w:r>
          </w:p>
        </w:tc>
        <w:tc>
          <w:tcPr>
            <w:tcW w:w="1051" w:type="dxa"/>
          </w:tcPr>
          <w:p w14:paraId="2E6E23D8" w14:textId="77777777" w:rsidR="00923DFD" w:rsidRDefault="00C0281C">
            <w:pPr>
              <w:jc w:val="center"/>
              <w:rPr>
                <w:sz w:val="22"/>
                <w:szCs w:val="22"/>
                <w:lang w:val="en"/>
              </w:rPr>
            </w:pPr>
            <w:r>
              <w:rPr>
                <w:sz w:val="22"/>
                <w:szCs w:val="22"/>
                <w:lang w:val="en"/>
              </w:rPr>
              <w:t>160</w:t>
            </w:r>
          </w:p>
        </w:tc>
      </w:tr>
    </w:tbl>
    <w:p w14:paraId="0D9A4FC0" w14:textId="77777777" w:rsidR="00923DFD" w:rsidRDefault="00923DFD">
      <w:pPr>
        <w:pStyle w:val="Heading2"/>
        <w:numPr>
          <w:ilvl w:val="0"/>
          <w:numId w:val="0"/>
        </w:numPr>
        <w:ind w:left="567" w:hanging="567"/>
        <w:rPr>
          <w:lang w:val="en"/>
        </w:rPr>
      </w:pPr>
    </w:p>
    <w:p w14:paraId="73F23F2E" w14:textId="77777777" w:rsidR="00923DFD" w:rsidRDefault="00C0281C">
      <w:pPr>
        <w:pStyle w:val="Heading2"/>
        <w:rPr>
          <w:lang w:val="en"/>
        </w:rPr>
      </w:pPr>
      <w:bookmarkStart w:id="488" w:name="_Toc43559786"/>
      <w:r>
        <w:rPr>
          <w:lang w:val="en"/>
        </w:rPr>
        <w:t>Huấn luyện mô hình</w:t>
      </w:r>
      <w:bookmarkEnd w:id="488"/>
    </w:p>
    <w:p w14:paraId="2F6EBE06" w14:textId="77777777" w:rsidR="00923DFD" w:rsidRDefault="00C0281C">
      <w:pPr>
        <w:rPr>
          <w:lang w:val="en"/>
        </w:rPr>
      </w:pPr>
      <w:r>
        <w:rPr>
          <w:lang w:val="en"/>
        </w:rPr>
        <w:t>Các mô hình được huấn luyện và thử nghiệm trên hệ thống máy tính có CPU E5-2640 với 32 nhân, tần số 2.6 GHz; RAM 128 Gb; GPU Quadro K22000 với 4 Gb GPU Memory.</w:t>
      </w:r>
    </w:p>
    <w:p w14:paraId="467CBED3" w14:textId="77777777" w:rsidR="00923DFD" w:rsidRDefault="00923DFD">
      <w:pPr>
        <w:rPr>
          <w:lang w:val="en"/>
        </w:rPr>
      </w:pPr>
    </w:p>
    <w:p w14:paraId="3AB18BE7" w14:textId="77777777" w:rsidR="00923DFD" w:rsidRDefault="00923DFD">
      <w:pPr>
        <w:rPr>
          <w:lang w:val="en"/>
        </w:rPr>
      </w:pPr>
    </w:p>
    <w:p w14:paraId="4851024C" w14:textId="77777777" w:rsidR="00923DFD" w:rsidRDefault="00923DFD">
      <w:pPr>
        <w:rPr>
          <w:lang w:val="en"/>
        </w:rPr>
      </w:pPr>
    </w:p>
    <w:p w14:paraId="66D1EE3B" w14:textId="77777777" w:rsidR="00923DFD" w:rsidRDefault="00923DFD">
      <w:pPr>
        <w:rPr>
          <w:lang w:val="en"/>
        </w:rPr>
      </w:pPr>
    </w:p>
    <w:p w14:paraId="1EAD385C" w14:textId="77777777" w:rsidR="00923DFD" w:rsidRDefault="00923DFD">
      <w:pPr>
        <w:rPr>
          <w:lang w:val="en"/>
        </w:rPr>
      </w:pPr>
    </w:p>
    <w:p w14:paraId="2BCA3181" w14:textId="145CC034" w:rsidR="00923DFD" w:rsidRDefault="00C0281C">
      <w:pPr>
        <w:rPr>
          <w:lang w:val="en"/>
        </w:rPr>
      </w:pPr>
      <w:r>
        <w:rPr>
          <w:lang w:val="en"/>
        </w:rPr>
        <w:lastRenderedPageBreak/>
        <w:t xml:space="preserve">Thời gian huấn luyện cho từng mô hình được mô tả ở </w:t>
      </w:r>
      <w:r>
        <w:rPr>
          <w:lang w:val="en"/>
        </w:rPr>
        <w:fldChar w:fldCharType="begin"/>
      </w:r>
      <w:r>
        <w:rPr>
          <w:lang w:val="en"/>
        </w:rPr>
        <w:instrText xml:space="preserve"> REF _Ref43277250 \h </w:instrText>
      </w:r>
      <w:r>
        <w:rPr>
          <w:lang w:val="en"/>
        </w:rPr>
      </w:r>
      <w:r>
        <w:rPr>
          <w:lang w:val="en"/>
        </w:rPr>
        <w:fldChar w:fldCharType="separate"/>
      </w:r>
      <w:ins w:id="489" w:author="Phan Trung Kien 20166322" w:date="2020-06-19T12:07:00Z">
        <w:r w:rsidR="002741CC">
          <w:t xml:space="preserve">Bảng </w:t>
        </w:r>
        <w:r w:rsidR="002741CC">
          <w:rPr>
            <w:noProof/>
          </w:rPr>
          <w:t>4</w:t>
        </w:r>
        <w:r w:rsidR="002741CC">
          <w:t>.</w:t>
        </w:r>
        <w:r w:rsidR="002741CC">
          <w:rPr>
            <w:noProof/>
          </w:rPr>
          <w:t>3</w:t>
        </w:r>
      </w:ins>
      <w:del w:id="490" w:author="Phan Trung Kien 20166322" w:date="2020-06-19T12:07:00Z">
        <w:r w:rsidR="002741CC" w:rsidDel="002741CC">
          <w:delText xml:space="preserve">Bảng </w:delText>
        </w:r>
        <w:r w:rsidR="002741CC" w:rsidDel="002741CC">
          <w:rPr>
            <w:noProof/>
          </w:rPr>
          <w:delText>4</w:delText>
        </w:r>
        <w:r w:rsidR="002741CC" w:rsidDel="002741CC">
          <w:delText>.</w:delText>
        </w:r>
        <w:r w:rsidR="002741CC" w:rsidDel="002741CC">
          <w:rPr>
            <w:noProof/>
          </w:rPr>
          <w:delText>3</w:delText>
        </w:r>
      </w:del>
      <w:r>
        <w:rPr>
          <w:lang w:val="en"/>
        </w:rPr>
        <w:fldChar w:fldCharType="end"/>
      </w:r>
      <w:r>
        <w:rPr>
          <w:lang w:val="en"/>
        </w:rPr>
        <w:t>.</w:t>
      </w:r>
    </w:p>
    <w:p w14:paraId="06D9D9FD" w14:textId="45BADC74" w:rsidR="00923DFD" w:rsidRDefault="00C0281C">
      <w:pPr>
        <w:pStyle w:val="Caption"/>
        <w:keepNext/>
      </w:pPr>
      <w:bookmarkStart w:id="491" w:name="_Toc43260383"/>
      <w:bookmarkStart w:id="492" w:name="_Ref43277250"/>
      <w:r>
        <w:t xml:space="preserve">Bảng </w:t>
      </w:r>
      <w:fldSimple w:instr=" STYLEREF 1 \s ">
        <w:r w:rsidR="002741CC">
          <w:rPr>
            <w:noProof/>
          </w:rPr>
          <w:t>4</w:t>
        </w:r>
      </w:fldSimple>
      <w:r>
        <w:t>.</w:t>
      </w:r>
      <w:fldSimple w:instr=" SEQ Bảng \* ARABIC \s 1 ">
        <w:r w:rsidR="002741CC">
          <w:rPr>
            <w:noProof/>
          </w:rPr>
          <w:t>3</w:t>
        </w:r>
        <w:bookmarkEnd w:id="491"/>
      </w:fldSimple>
      <w:bookmarkEnd w:id="492"/>
      <w:r>
        <w:t xml:space="preserve"> Thời gian huấn luyện các mô hình</w:t>
      </w:r>
    </w:p>
    <w:tbl>
      <w:tblPr>
        <w:tblStyle w:val="TableGrid"/>
        <w:tblW w:w="6351" w:type="dxa"/>
        <w:jc w:val="center"/>
        <w:tblLayout w:type="fixed"/>
        <w:tblLook w:val="04A0" w:firstRow="1" w:lastRow="0" w:firstColumn="1" w:lastColumn="0" w:noHBand="0" w:noVBand="1"/>
      </w:tblPr>
      <w:tblGrid>
        <w:gridCol w:w="2117"/>
        <w:gridCol w:w="2117"/>
        <w:gridCol w:w="2117"/>
      </w:tblGrid>
      <w:tr w:rsidR="00923DFD" w14:paraId="76588478" w14:textId="77777777">
        <w:trPr>
          <w:jc w:val="center"/>
        </w:trPr>
        <w:tc>
          <w:tcPr>
            <w:tcW w:w="2117" w:type="dxa"/>
          </w:tcPr>
          <w:p w14:paraId="6E8C7442" w14:textId="77777777" w:rsidR="00923DFD" w:rsidRDefault="00C0281C">
            <w:pPr>
              <w:rPr>
                <w:sz w:val="22"/>
                <w:szCs w:val="22"/>
                <w:lang w:val="en"/>
              </w:rPr>
            </w:pPr>
            <w:r>
              <w:rPr>
                <w:sz w:val="22"/>
                <w:szCs w:val="22"/>
                <w:lang w:val="en"/>
              </w:rPr>
              <w:t>Mô hình</w:t>
            </w:r>
          </w:p>
        </w:tc>
        <w:tc>
          <w:tcPr>
            <w:tcW w:w="2117" w:type="dxa"/>
          </w:tcPr>
          <w:p w14:paraId="1D54EE68" w14:textId="77777777" w:rsidR="00923DFD" w:rsidRDefault="00C0281C">
            <w:pPr>
              <w:rPr>
                <w:sz w:val="22"/>
                <w:szCs w:val="22"/>
                <w:lang w:val="en"/>
              </w:rPr>
            </w:pPr>
            <w:r>
              <w:rPr>
                <w:sz w:val="22"/>
                <w:szCs w:val="22"/>
                <w:lang w:val="en"/>
              </w:rPr>
              <w:t>Bộ dữ liệu</w:t>
            </w:r>
          </w:p>
        </w:tc>
        <w:tc>
          <w:tcPr>
            <w:tcW w:w="2117" w:type="dxa"/>
          </w:tcPr>
          <w:p w14:paraId="5E4ACAF2" w14:textId="77777777" w:rsidR="00923DFD" w:rsidRDefault="00C0281C">
            <w:pPr>
              <w:rPr>
                <w:sz w:val="22"/>
                <w:szCs w:val="22"/>
                <w:lang w:val="en"/>
              </w:rPr>
            </w:pPr>
            <w:r>
              <w:rPr>
                <w:sz w:val="22"/>
                <w:szCs w:val="22"/>
                <w:lang w:val="en"/>
              </w:rPr>
              <w:t>Thời gian huấn luyện</w:t>
            </w:r>
          </w:p>
        </w:tc>
      </w:tr>
      <w:tr w:rsidR="00923DFD" w14:paraId="5A76AC66" w14:textId="77777777">
        <w:trPr>
          <w:jc w:val="center"/>
        </w:trPr>
        <w:tc>
          <w:tcPr>
            <w:tcW w:w="2117" w:type="dxa"/>
            <w:vMerge w:val="restart"/>
          </w:tcPr>
          <w:p w14:paraId="3CDEF8A3" w14:textId="77777777" w:rsidR="00923DFD" w:rsidRDefault="00C0281C">
            <w:pPr>
              <w:rPr>
                <w:sz w:val="22"/>
                <w:szCs w:val="22"/>
                <w:lang w:val="en"/>
              </w:rPr>
            </w:pPr>
            <w:r>
              <w:rPr>
                <w:sz w:val="22"/>
                <w:szCs w:val="22"/>
                <w:lang w:val="en"/>
              </w:rPr>
              <w:t>Merlin</w:t>
            </w:r>
          </w:p>
        </w:tc>
        <w:tc>
          <w:tcPr>
            <w:tcW w:w="2117" w:type="dxa"/>
          </w:tcPr>
          <w:p w14:paraId="50F56798" w14:textId="53245640" w:rsidR="00923DFD" w:rsidRDefault="00581A15">
            <w:pPr>
              <w:rPr>
                <w:sz w:val="22"/>
                <w:szCs w:val="22"/>
                <w:lang w:val="en"/>
              </w:rPr>
            </w:pPr>
            <w:r>
              <w:rPr>
                <w:sz w:val="22"/>
                <w:szCs w:val="22"/>
                <w:lang w:val="en"/>
              </w:rPr>
              <w:t>F</w:t>
            </w:r>
            <w:r w:rsidR="00C0281C">
              <w:rPr>
                <w:sz w:val="22"/>
                <w:szCs w:val="22"/>
                <w:lang w:val="en"/>
              </w:rPr>
              <w:t>-01(LTY)</w:t>
            </w:r>
          </w:p>
        </w:tc>
        <w:tc>
          <w:tcPr>
            <w:tcW w:w="2117" w:type="dxa"/>
          </w:tcPr>
          <w:p w14:paraId="71941F03" w14:textId="77777777" w:rsidR="00923DFD" w:rsidRDefault="00923DFD">
            <w:pPr>
              <w:rPr>
                <w:sz w:val="22"/>
                <w:szCs w:val="22"/>
                <w:lang w:val="en"/>
              </w:rPr>
            </w:pPr>
          </w:p>
        </w:tc>
      </w:tr>
      <w:tr w:rsidR="00923DFD" w14:paraId="4DD4926C" w14:textId="77777777">
        <w:trPr>
          <w:jc w:val="center"/>
        </w:trPr>
        <w:tc>
          <w:tcPr>
            <w:tcW w:w="2117" w:type="dxa"/>
            <w:vMerge/>
          </w:tcPr>
          <w:p w14:paraId="15C0BE11" w14:textId="77777777" w:rsidR="00923DFD" w:rsidRDefault="00923DFD">
            <w:pPr>
              <w:rPr>
                <w:sz w:val="22"/>
                <w:szCs w:val="22"/>
                <w:lang w:val="en"/>
              </w:rPr>
            </w:pPr>
          </w:p>
        </w:tc>
        <w:tc>
          <w:tcPr>
            <w:tcW w:w="2117" w:type="dxa"/>
          </w:tcPr>
          <w:p w14:paraId="1E485311" w14:textId="0AAFA64B" w:rsidR="00923DFD" w:rsidRDefault="00581A15">
            <w:pPr>
              <w:rPr>
                <w:sz w:val="22"/>
                <w:szCs w:val="22"/>
                <w:lang w:val="en"/>
              </w:rPr>
            </w:pPr>
            <w:r>
              <w:rPr>
                <w:sz w:val="22"/>
                <w:szCs w:val="22"/>
                <w:lang w:val="en"/>
              </w:rPr>
              <w:t>F</w:t>
            </w:r>
            <w:r w:rsidR="00C0281C">
              <w:rPr>
                <w:sz w:val="22"/>
                <w:szCs w:val="22"/>
                <w:lang w:val="en"/>
              </w:rPr>
              <w:t>-02 (TTVT)</w:t>
            </w:r>
          </w:p>
        </w:tc>
        <w:tc>
          <w:tcPr>
            <w:tcW w:w="2117" w:type="dxa"/>
          </w:tcPr>
          <w:p w14:paraId="57A77230" w14:textId="77777777" w:rsidR="00923DFD" w:rsidRDefault="00923DFD">
            <w:pPr>
              <w:rPr>
                <w:sz w:val="22"/>
                <w:szCs w:val="22"/>
                <w:lang w:val="en"/>
              </w:rPr>
            </w:pPr>
          </w:p>
        </w:tc>
      </w:tr>
      <w:tr w:rsidR="00923DFD" w14:paraId="2CC4A0F2" w14:textId="77777777">
        <w:trPr>
          <w:jc w:val="center"/>
        </w:trPr>
        <w:tc>
          <w:tcPr>
            <w:tcW w:w="2117" w:type="dxa"/>
            <w:vMerge/>
          </w:tcPr>
          <w:p w14:paraId="6F022428" w14:textId="77777777" w:rsidR="00923DFD" w:rsidRDefault="00923DFD">
            <w:pPr>
              <w:rPr>
                <w:sz w:val="22"/>
                <w:szCs w:val="22"/>
                <w:lang w:val="en"/>
              </w:rPr>
            </w:pPr>
          </w:p>
        </w:tc>
        <w:tc>
          <w:tcPr>
            <w:tcW w:w="2117" w:type="dxa"/>
          </w:tcPr>
          <w:p w14:paraId="4031F417" w14:textId="77777777" w:rsidR="00923DFD" w:rsidRDefault="00C0281C">
            <w:pPr>
              <w:rPr>
                <w:sz w:val="22"/>
                <w:szCs w:val="22"/>
                <w:lang w:val="en"/>
              </w:rPr>
            </w:pPr>
            <w:r>
              <w:rPr>
                <w:sz w:val="22"/>
                <w:szCs w:val="22"/>
                <w:lang w:val="en"/>
              </w:rPr>
              <w:t>M-01 (PTQ)</w:t>
            </w:r>
          </w:p>
        </w:tc>
        <w:tc>
          <w:tcPr>
            <w:tcW w:w="2117" w:type="dxa"/>
          </w:tcPr>
          <w:p w14:paraId="576DDD03" w14:textId="77777777" w:rsidR="00923DFD" w:rsidRDefault="00923DFD">
            <w:pPr>
              <w:rPr>
                <w:sz w:val="22"/>
                <w:szCs w:val="22"/>
                <w:lang w:val="en"/>
              </w:rPr>
            </w:pPr>
          </w:p>
        </w:tc>
      </w:tr>
      <w:tr w:rsidR="00923DFD" w14:paraId="18412353" w14:textId="77777777">
        <w:trPr>
          <w:jc w:val="center"/>
        </w:trPr>
        <w:tc>
          <w:tcPr>
            <w:tcW w:w="2117" w:type="dxa"/>
            <w:vMerge/>
          </w:tcPr>
          <w:p w14:paraId="0E5F2A20" w14:textId="77777777" w:rsidR="00923DFD" w:rsidRDefault="00923DFD">
            <w:pPr>
              <w:rPr>
                <w:sz w:val="22"/>
                <w:szCs w:val="22"/>
                <w:lang w:val="en"/>
              </w:rPr>
            </w:pPr>
          </w:p>
        </w:tc>
        <w:tc>
          <w:tcPr>
            <w:tcW w:w="2117" w:type="dxa"/>
          </w:tcPr>
          <w:p w14:paraId="73DFC8AA" w14:textId="77777777" w:rsidR="00923DFD" w:rsidRDefault="00C0281C">
            <w:pPr>
              <w:rPr>
                <w:sz w:val="22"/>
                <w:szCs w:val="22"/>
                <w:lang w:val="en"/>
              </w:rPr>
            </w:pPr>
            <w:r>
              <w:rPr>
                <w:sz w:val="22"/>
                <w:szCs w:val="22"/>
                <w:lang w:val="en"/>
              </w:rPr>
              <w:t>VTR-60</w:t>
            </w:r>
          </w:p>
        </w:tc>
        <w:tc>
          <w:tcPr>
            <w:tcW w:w="2117" w:type="dxa"/>
          </w:tcPr>
          <w:p w14:paraId="6B22270E" w14:textId="77777777" w:rsidR="00923DFD" w:rsidRDefault="00923DFD">
            <w:pPr>
              <w:rPr>
                <w:sz w:val="22"/>
                <w:szCs w:val="22"/>
                <w:lang w:val="en"/>
              </w:rPr>
            </w:pPr>
          </w:p>
        </w:tc>
      </w:tr>
      <w:tr w:rsidR="00923DFD" w14:paraId="6D30FB07" w14:textId="77777777">
        <w:trPr>
          <w:jc w:val="center"/>
        </w:trPr>
        <w:tc>
          <w:tcPr>
            <w:tcW w:w="2117" w:type="dxa"/>
            <w:vMerge w:val="restart"/>
          </w:tcPr>
          <w:p w14:paraId="15F4D589" w14:textId="77777777" w:rsidR="00923DFD" w:rsidRDefault="00C0281C">
            <w:pPr>
              <w:rPr>
                <w:sz w:val="22"/>
                <w:szCs w:val="22"/>
                <w:lang w:val="en"/>
              </w:rPr>
            </w:pPr>
            <w:r>
              <w:rPr>
                <w:sz w:val="22"/>
                <w:szCs w:val="22"/>
                <w:lang w:val="en"/>
              </w:rPr>
              <w:t>Transfer</w:t>
            </w:r>
          </w:p>
        </w:tc>
        <w:tc>
          <w:tcPr>
            <w:tcW w:w="2117" w:type="dxa"/>
          </w:tcPr>
          <w:p w14:paraId="6CB0ACF4" w14:textId="202FD19A" w:rsidR="00923DFD" w:rsidRDefault="00581A15">
            <w:pPr>
              <w:rPr>
                <w:sz w:val="22"/>
                <w:szCs w:val="22"/>
                <w:lang w:val="en"/>
              </w:rPr>
            </w:pPr>
            <w:r>
              <w:rPr>
                <w:sz w:val="22"/>
                <w:szCs w:val="22"/>
                <w:lang w:val="en"/>
              </w:rPr>
              <w:t>F</w:t>
            </w:r>
            <w:r w:rsidR="00C0281C">
              <w:rPr>
                <w:sz w:val="22"/>
                <w:szCs w:val="22"/>
                <w:lang w:val="en"/>
              </w:rPr>
              <w:t>-02 (TTVT)</w:t>
            </w:r>
          </w:p>
        </w:tc>
        <w:tc>
          <w:tcPr>
            <w:tcW w:w="2117" w:type="dxa"/>
          </w:tcPr>
          <w:p w14:paraId="50E7F1B8" w14:textId="77777777" w:rsidR="00923DFD" w:rsidRDefault="00923DFD">
            <w:pPr>
              <w:rPr>
                <w:sz w:val="22"/>
                <w:szCs w:val="22"/>
                <w:lang w:val="en"/>
              </w:rPr>
            </w:pPr>
          </w:p>
        </w:tc>
      </w:tr>
      <w:tr w:rsidR="00923DFD" w14:paraId="6674B435" w14:textId="77777777">
        <w:trPr>
          <w:jc w:val="center"/>
        </w:trPr>
        <w:tc>
          <w:tcPr>
            <w:tcW w:w="2117" w:type="dxa"/>
            <w:vMerge/>
          </w:tcPr>
          <w:p w14:paraId="0B1B3DEC" w14:textId="77777777" w:rsidR="00923DFD" w:rsidRDefault="00923DFD">
            <w:pPr>
              <w:rPr>
                <w:sz w:val="22"/>
                <w:szCs w:val="22"/>
                <w:lang w:val="en"/>
              </w:rPr>
            </w:pPr>
          </w:p>
        </w:tc>
        <w:tc>
          <w:tcPr>
            <w:tcW w:w="2117" w:type="dxa"/>
          </w:tcPr>
          <w:p w14:paraId="2F233C4F" w14:textId="77777777" w:rsidR="00923DFD" w:rsidRDefault="00C0281C">
            <w:pPr>
              <w:rPr>
                <w:sz w:val="22"/>
                <w:szCs w:val="22"/>
                <w:lang w:val="en"/>
              </w:rPr>
            </w:pPr>
            <w:r>
              <w:rPr>
                <w:sz w:val="22"/>
                <w:szCs w:val="22"/>
                <w:lang w:val="en"/>
              </w:rPr>
              <w:t>M-01 (PTQ)</w:t>
            </w:r>
          </w:p>
        </w:tc>
        <w:tc>
          <w:tcPr>
            <w:tcW w:w="2117" w:type="dxa"/>
          </w:tcPr>
          <w:p w14:paraId="75CD77AA" w14:textId="77777777" w:rsidR="00923DFD" w:rsidRDefault="00923DFD">
            <w:pPr>
              <w:rPr>
                <w:sz w:val="22"/>
                <w:szCs w:val="22"/>
                <w:lang w:val="en"/>
              </w:rPr>
            </w:pPr>
          </w:p>
        </w:tc>
      </w:tr>
      <w:tr w:rsidR="00923DFD" w14:paraId="252EEC20" w14:textId="77777777">
        <w:trPr>
          <w:jc w:val="center"/>
        </w:trPr>
        <w:tc>
          <w:tcPr>
            <w:tcW w:w="2117" w:type="dxa"/>
            <w:vMerge w:val="restart"/>
          </w:tcPr>
          <w:p w14:paraId="26325469" w14:textId="77777777" w:rsidR="00923DFD" w:rsidRDefault="00C0281C">
            <w:pPr>
              <w:rPr>
                <w:sz w:val="22"/>
                <w:szCs w:val="22"/>
                <w:lang w:val="en"/>
              </w:rPr>
            </w:pPr>
            <w:r>
              <w:rPr>
                <w:sz w:val="22"/>
                <w:szCs w:val="22"/>
                <w:lang w:val="en"/>
              </w:rPr>
              <w:t>One hot vector</w:t>
            </w:r>
          </w:p>
        </w:tc>
        <w:tc>
          <w:tcPr>
            <w:tcW w:w="2117" w:type="dxa"/>
          </w:tcPr>
          <w:p w14:paraId="73DCFCFC" w14:textId="77777777" w:rsidR="00923DFD" w:rsidRDefault="00C0281C">
            <w:pPr>
              <w:rPr>
                <w:sz w:val="22"/>
                <w:szCs w:val="22"/>
                <w:lang w:val="en"/>
              </w:rPr>
            </w:pPr>
            <w:r>
              <w:rPr>
                <w:sz w:val="22"/>
                <w:szCs w:val="22"/>
                <w:lang w:val="en"/>
              </w:rPr>
              <w:t>VTR-60</w:t>
            </w:r>
          </w:p>
        </w:tc>
        <w:tc>
          <w:tcPr>
            <w:tcW w:w="2117" w:type="dxa"/>
          </w:tcPr>
          <w:p w14:paraId="7FE23C44" w14:textId="77777777" w:rsidR="00923DFD" w:rsidRDefault="00923DFD">
            <w:pPr>
              <w:rPr>
                <w:sz w:val="22"/>
                <w:szCs w:val="22"/>
                <w:lang w:val="en"/>
              </w:rPr>
            </w:pPr>
          </w:p>
        </w:tc>
      </w:tr>
      <w:tr w:rsidR="00923DFD" w14:paraId="6B01FDB9" w14:textId="77777777">
        <w:trPr>
          <w:jc w:val="center"/>
        </w:trPr>
        <w:tc>
          <w:tcPr>
            <w:tcW w:w="2117" w:type="dxa"/>
            <w:vMerge/>
          </w:tcPr>
          <w:p w14:paraId="14253F00" w14:textId="77777777" w:rsidR="00923DFD" w:rsidRDefault="00923DFD">
            <w:pPr>
              <w:rPr>
                <w:sz w:val="22"/>
                <w:szCs w:val="22"/>
                <w:lang w:val="en"/>
              </w:rPr>
            </w:pPr>
          </w:p>
        </w:tc>
        <w:tc>
          <w:tcPr>
            <w:tcW w:w="2117" w:type="dxa"/>
          </w:tcPr>
          <w:p w14:paraId="73EE9F64" w14:textId="4BAEC02D" w:rsidR="00923DFD" w:rsidRDefault="00581A15">
            <w:pPr>
              <w:rPr>
                <w:sz w:val="22"/>
                <w:szCs w:val="22"/>
                <w:lang w:val="en"/>
              </w:rPr>
            </w:pPr>
            <w:r>
              <w:rPr>
                <w:sz w:val="22"/>
                <w:szCs w:val="22"/>
                <w:lang w:val="en"/>
              </w:rPr>
              <w:t>F</w:t>
            </w:r>
            <w:r w:rsidR="00C0281C">
              <w:rPr>
                <w:sz w:val="22"/>
                <w:szCs w:val="22"/>
                <w:lang w:val="en"/>
              </w:rPr>
              <w:t>-02 (TTVT)</w:t>
            </w:r>
          </w:p>
        </w:tc>
        <w:tc>
          <w:tcPr>
            <w:tcW w:w="2117" w:type="dxa"/>
          </w:tcPr>
          <w:p w14:paraId="2465A89B" w14:textId="77777777" w:rsidR="00923DFD" w:rsidRDefault="00923DFD">
            <w:pPr>
              <w:rPr>
                <w:sz w:val="22"/>
                <w:szCs w:val="22"/>
                <w:lang w:val="en"/>
              </w:rPr>
            </w:pPr>
          </w:p>
        </w:tc>
      </w:tr>
      <w:tr w:rsidR="00923DFD" w14:paraId="7B0B03E8" w14:textId="77777777">
        <w:trPr>
          <w:jc w:val="center"/>
        </w:trPr>
        <w:tc>
          <w:tcPr>
            <w:tcW w:w="2117" w:type="dxa"/>
            <w:vMerge/>
          </w:tcPr>
          <w:p w14:paraId="466FA3FC" w14:textId="77777777" w:rsidR="00923DFD" w:rsidRDefault="00923DFD">
            <w:pPr>
              <w:rPr>
                <w:sz w:val="22"/>
                <w:szCs w:val="22"/>
                <w:lang w:val="en"/>
              </w:rPr>
            </w:pPr>
          </w:p>
        </w:tc>
        <w:tc>
          <w:tcPr>
            <w:tcW w:w="2117" w:type="dxa"/>
          </w:tcPr>
          <w:p w14:paraId="43F2C51A" w14:textId="77777777" w:rsidR="00923DFD" w:rsidRDefault="00C0281C">
            <w:pPr>
              <w:rPr>
                <w:sz w:val="22"/>
                <w:szCs w:val="22"/>
                <w:lang w:val="en"/>
              </w:rPr>
            </w:pPr>
            <w:r>
              <w:rPr>
                <w:sz w:val="22"/>
                <w:szCs w:val="22"/>
                <w:lang w:val="en"/>
              </w:rPr>
              <w:t>M-01 (PTQ)</w:t>
            </w:r>
          </w:p>
        </w:tc>
        <w:tc>
          <w:tcPr>
            <w:tcW w:w="2117" w:type="dxa"/>
          </w:tcPr>
          <w:p w14:paraId="53804605" w14:textId="77777777" w:rsidR="00923DFD" w:rsidRDefault="00923DFD">
            <w:pPr>
              <w:rPr>
                <w:sz w:val="22"/>
                <w:szCs w:val="22"/>
                <w:lang w:val="en"/>
              </w:rPr>
            </w:pPr>
          </w:p>
        </w:tc>
      </w:tr>
      <w:tr w:rsidR="00923DFD" w14:paraId="4202F646" w14:textId="77777777">
        <w:trPr>
          <w:jc w:val="center"/>
        </w:trPr>
        <w:tc>
          <w:tcPr>
            <w:tcW w:w="2117" w:type="dxa"/>
            <w:vMerge w:val="restart"/>
          </w:tcPr>
          <w:p w14:paraId="70A1D02B" w14:textId="77777777" w:rsidR="00923DFD" w:rsidRDefault="00C0281C">
            <w:pPr>
              <w:rPr>
                <w:sz w:val="22"/>
                <w:szCs w:val="22"/>
                <w:lang w:val="en"/>
              </w:rPr>
            </w:pPr>
            <w:r>
              <w:rPr>
                <w:sz w:val="22"/>
                <w:szCs w:val="22"/>
                <w:lang w:val="en"/>
              </w:rPr>
              <w:t>X-vector</w:t>
            </w:r>
          </w:p>
        </w:tc>
        <w:tc>
          <w:tcPr>
            <w:tcW w:w="2117" w:type="dxa"/>
          </w:tcPr>
          <w:p w14:paraId="0ABBE940" w14:textId="77777777" w:rsidR="00923DFD" w:rsidRDefault="00C0281C">
            <w:pPr>
              <w:rPr>
                <w:sz w:val="22"/>
                <w:szCs w:val="22"/>
                <w:lang w:val="en"/>
              </w:rPr>
            </w:pPr>
            <w:r>
              <w:rPr>
                <w:sz w:val="22"/>
                <w:szCs w:val="22"/>
                <w:lang w:val="en"/>
              </w:rPr>
              <w:t>VTR-60</w:t>
            </w:r>
          </w:p>
        </w:tc>
        <w:tc>
          <w:tcPr>
            <w:tcW w:w="2117" w:type="dxa"/>
          </w:tcPr>
          <w:p w14:paraId="65EFF7D1" w14:textId="77777777" w:rsidR="00923DFD" w:rsidRDefault="00923DFD">
            <w:pPr>
              <w:rPr>
                <w:sz w:val="22"/>
                <w:szCs w:val="22"/>
                <w:lang w:val="en"/>
              </w:rPr>
            </w:pPr>
          </w:p>
        </w:tc>
      </w:tr>
      <w:tr w:rsidR="00923DFD" w14:paraId="2619B62C" w14:textId="77777777">
        <w:trPr>
          <w:jc w:val="center"/>
        </w:trPr>
        <w:tc>
          <w:tcPr>
            <w:tcW w:w="2117" w:type="dxa"/>
            <w:vMerge/>
          </w:tcPr>
          <w:p w14:paraId="06AEC41C" w14:textId="77777777" w:rsidR="00923DFD" w:rsidRDefault="00923DFD">
            <w:pPr>
              <w:rPr>
                <w:sz w:val="22"/>
                <w:szCs w:val="22"/>
                <w:lang w:val="en"/>
              </w:rPr>
            </w:pPr>
          </w:p>
        </w:tc>
        <w:tc>
          <w:tcPr>
            <w:tcW w:w="2117" w:type="dxa"/>
          </w:tcPr>
          <w:p w14:paraId="79A61021" w14:textId="0C7A1B4C" w:rsidR="00923DFD" w:rsidRDefault="00581A15">
            <w:pPr>
              <w:rPr>
                <w:sz w:val="22"/>
                <w:szCs w:val="22"/>
                <w:lang w:val="en"/>
              </w:rPr>
            </w:pPr>
            <w:r>
              <w:rPr>
                <w:sz w:val="22"/>
                <w:szCs w:val="22"/>
                <w:lang w:val="en"/>
              </w:rPr>
              <w:t>F</w:t>
            </w:r>
            <w:r w:rsidR="00C0281C">
              <w:rPr>
                <w:sz w:val="22"/>
                <w:szCs w:val="22"/>
                <w:lang w:val="en"/>
              </w:rPr>
              <w:t>-02 (TTVT)</w:t>
            </w:r>
          </w:p>
        </w:tc>
        <w:tc>
          <w:tcPr>
            <w:tcW w:w="2117" w:type="dxa"/>
          </w:tcPr>
          <w:p w14:paraId="72C5B766" w14:textId="77777777" w:rsidR="00923DFD" w:rsidRDefault="00923DFD">
            <w:pPr>
              <w:rPr>
                <w:sz w:val="22"/>
                <w:szCs w:val="22"/>
                <w:lang w:val="en"/>
              </w:rPr>
            </w:pPr>
          </w:p>
        </w:tc>
      </w:tr>
      <w:tr w:rsidR="00923DFD" w14:paraId="17C23D6B" w14:textId="77777777">
        <w:trPr>
          <w:jc w:val="center"/>
        </w:trPr>
        <w:tc>
          <w:tcPr>
            <w:tcW w:w="2117" w:type="dxa"/>
            <w:vMerge/>
          </w:tcPr>
          <w:p w14:paraId="436E8209" w14:textId="77777777" w:rsidR="00923DFD" w:rsidRDefault="00923DFD">
            <w:pPr>
              <w:rPr>
                <w:sz w:val="22"/>
                <w:szCs w:val="22"/>
                <w:lang w:val="en"/>
              </w:rPr>
            </w:pPr>
          </w:p>
        </w:tc>
        <w:tc>
          <w:tcPr>
            <w:tcW w:w="2117" w:type="dxa"/>
          </w:tcPr>
          <w:p w14:paraId="017F7B20" w14:textId="77777777" w:rsidR="00923DFD" w:rsidRDefault="00C0281C">
            <w:pPr>
              <w:rPr>
                <w:sz w:val="22"/>
                <w:szCs w:val="22"/>
                <w:lang w:val="en"/>
              </w:rPr>
            </w:pPr>
            <w:r>
              <w:rPr>
                <w:sz w:val="22"/>
                <w:szCs w:val="22"/>
                <w:lang w:val="en"/>
              </w:rPr>
              <w:t>M-01 (PTQ)</w:t>
            </w:r>
          </w:p>
        </w:tc>
        <w:tc>
          <w:tcPr>
            <w:tcW w:w="2117" w:type="dxa"/>
          </w:tcPr>
          <w:p w14:paraId="12A324AA" w14:textId="77777777" w:rsidR="00923DFD" w:rsidRDefault="00923DFD">
            <w:pPr>
              <w:keepNext/>
              <w:rPr>
                <w:sz w:val="22"/>
                <w:szCs w:val="22"/>
                <w:lang w:val="en"/>
              </w:rPr>
            </w:pPr>
          </w:p>
        </w:tc>
      </w:tr>
    </w:tbl>
    <w:p w14:paraId="48F934B5" w14:textId="77777777" w:rsidR="00923DFD" w:rsidRDefault="00C0281C">
      <w:pPr>
        <w:pStyle w:val="Heading2"/>
        <w:rPr>
          <w:lang w:val="en"/>
        </w:rPr>
      </w:pPr>
      <w:bookmarkStart w:id="493" w:name="_Toc43559787"/>
      <w:r>
        <w:rPr>
          <w:lang w:val="en"/>
        </w:rPr>
        <w:t>Đánh giá kết quả</w:t>
      </w:r>
      <w:bookmarkEnd w:id="493"/>
    </w:p>
    <w:p w14:paraId="1B67E5A6" w14:textId="77777777" w:rsidR="00923DFD" w:rsidRDefault="00C0281C">
      <w:pPr>
        <w:pStyle w:val="Heading3"/>
        <w:rPr>
          <w:lang w:val="en"/>
        </w:rPr>
      </w:pPr>
      <w:bookmarkStart w:id="494" w:name="_Toc43559788"/>
      <w:r>
        <w:rPr>
          <w:lang w:val="en"/>
        </w:rPr>
        <w:t>Đánh giá điểm MOS (Mean Opinion Score) của các mô hình</w:t>
      </w:r>
      <w:bookmarkEnd w:id="494"/>
    </w:p>
    <w:tbl>
      <w:tblPr>
        <w:tblStyle w:val="TableGrid"/>
        <w:tblW w:w="0" w:type="auto"/>
        <w:tblLook w:val="04A0" w:firstRow="1" w:lastRow="0" w:firstColumn="1" w:lastColumn="0" w:noHBand="0" w:noVBand="1"/>
      </w:tblPr>
      <w:tblGrid>
        <w:gridCol w:w="2831"/>
        <w:gridCol w:w="2831"/>
        <w:gridCol w:w="2832"/>
      </w:tblGrid>
      <w:tr w:rsidR="00722651" w14:paraId="5ECA517A" w14:textId="77777777" w:rsidTr="00722651">
        <w:tc>
          <w:tcPr>
            <w:tcW w:w="2831" w:type="dxa"/>
          </w:tcPr>
          <w:p w14:paraId="2055496E" w14:textId="1ACC2F5B" w:rsidR="00722651" w:rsidRDefault="00722651" w:rsidP="00C64ACB">
            <w:pPr>
              <w:rPr>
                <w:lang w:val="en"/>
              </w:rPr>
            </w:pPr>
            <w:r>
              <w:rPr>
                <w:lang w:val="en"/>
              </w:rPr>
              <w:t>Mô hình</w:t>
            </w:r>
          </w:p>
        </w:tc>
        <w:tc>
          <w:tcPr>
            <w:tcW w:w="2831" w:type="dxa"/>
          </w:tcPr>
          <w:p w14:paraId="02EEC72C" w14:textId="1C3CD82F" w:rsidR="00722651" w:rsidRDefault="00722651" w:rsidP="00C64ACB">
            <w:pPr>
              <w:rPr>
                <w:lang w:val="en"/>
              </w:rPr>
            </w:pPr>
            <w:r>
              <w:rPr>
                <w:lang w:val="en"/>
              </w:rPr>
              <w:t>Bộ dữ liệu</w:t>
            </w:r>
          </w:p>
        </w:tc>
        <w:tc>
          <w:tcPr>
            <w:tcW w:w="2832" w:type="dxa"/>
          </w:tcPr>
          <w:p w14:paraId="1D5B9E08" w14:textId="3BE8E085" w:rsidR="00722651" w:rsidRDefault="00722651" w:rsidP="00C64ACB">
            <w:pPr>
              <w:rPr>
                <w:lang w:val="en"/>
              </w:rPr>
            </w:pPr>
            <w:r>
              <w:rPr>
                <w:lang w:val="en"/>
              </w:rPr>
              <w:t>MOS</w:t>
            </w:r>
          </w:p>
        </w:tc>
      </w:tr>
      <w:tr w:rsidR="00722651" w14:paraId="0CB57C0D" w14:textId="77777777" w:rsidTr="00722651">
        <w:tc>
          <w:tcPr>
            <w:tcW w:w="2831" w:type="dxa"/>
          </w:tcPr>
          <w:p w14:paraId="12A4AB7C" w14:textId="7FD7D01B" w:rsidR="00722651" w:rsidRDefault="00722651" w:rsidP="00C64ACB">
            <w:pPr>
              <w:rPr>
                <w:lang w:val="en"/>
              </w:rPr>
            </w:pPr>
            <w:r>
              <w:rPr>
                <w:lang w:val="en"/>
              </w:rPr>
              <w:t>Gốc</w:t>
            </w:r>
          </w:p>
        </w:tc>
        <w:tc>
          <w:tcPr>
            <w:tcW w:w="2831" w:type="dxa"/>
          </w:tcPr>
          <w:p w14:paraId="525378AE" w14:textId="06D7FBD6" w:rsidR="00722651" w:rsidRDefault="00581A15" w:rsidP="00C64ACB">
            <w:pPr>
              <w:rPr>
                <w:lang w:val="en"/>
              </w:rPr>
            </w:pPr>
            <w:r>
              <w:rPr>
                <w:lang w:val="en"/>
              </w:rPr>
              <w:t>F</w:t>
            </w:r>
            <w:r w:rsidR="00722651">
              <w:rPr>
                <w:lang w:val="en"/>
              </w:rPr>
              <w:t>-02</w:t>
            </w:r>
          </w:p>
        </w:tc>
        <w:tc>
          <w:tcPr>
            <w:tcW w:w="2832" w:type="dxa"/>
          </w:tcPr>
          <w:p w14:paraId="674993BC" w14:textId="77777777" w:rsidR="00722651" w:rsidRDefault="00722651" w:rsidP="00C64ACB">
            <w:pPr>
              <w:rPr>
                <w:lang w:val="en"/>
              </w:rPr>
            </w:pPr>
          </w:p>
        </w:tc>
      </w:tr>
      <w:tr w:rsidR="00722651" w14:paraId="34735642" w14:textId="77777777" w:rsidTr="00722651">
        <w:tc>
          <w:tcPr>
            <w:tcW w:w="2831" w:type="dxa"/>
          </w:tcPr>
          <w:p w14:paraId="14EB8821" w14:textId="546CD36C" w:rsidR="00722651" w:rsidRDefault="00722651" w:rsidP="00C64ACB">
            <w:pPr>
              <w:rPr>
                <w:lang w:val="en"/>
              </w:rPr>
            </w:pPr>
            <w:r>
              <w:rPr>
                <w:lang w:val="en"/>
              </w:rPr>
              <w:t>Gốc</w:t>
            </w:r>
          </w:p>
        </w:tc>
        <w:tc>
          <w:tcPr>
            <w:tcW w:w="2831" w:type="dxa"/>
          </w:tcPr>
          <w:p w14:paraId="2AD206A6" w14:textId="3948D0B4" w:rsidR="00722651" w:rsidRDefault="00581A15" w:rsidP="00C64ACB">
            <w:pPr>
              <w:rPr>
                <w:lang w:val="en"/>
              </w:rPr>
            </w:pPr>
            <w:r>
              <w:rPr>
                <w:lang w:val="en"/>
              </w:rPr>
              <w:t>F</w:t>
            </w:r>
            <w:r w:rsidR="00722651">
              <w:rPr>
                <w:lang w:val="en"/>
              </w:rPr>
              <w:t>-M02</w:t>
            </w:r>
          </w:p>
        </w:tc>
        <w:tc>
          <w:tcPr>
            <w:tcW w:w="2832" w:type="dxa"/>
          </w:tcPr>
          <w:p w14:paraId="5655CBAC" w14:textId="77777777" w:rsidR="00722651" w:rsidRDefault="00722651" w:rsidP="00C64ACB">
            <w:pPr>
              <w:rPr>
                <w:lang w:val="en"/>
              </w:rPr>
            </w:pPr>
          </w:p>
        </w:tc>
      </w:tr>
      <w:tr w:rsidR="00722651" w14:paraId="776A25D5" w14:textId="77777777" w:rsidTr="00722651">
        <w:tc>
          <w:tcPr>
            <w:tcW w:w="2831" w:type="dxa"/>
          </w:tcPr>
          <w:p w14:paraId="710ADEEF" w14:textId="7D1B4142" w:rsidR="00722651" w:rsidRDefault="00722651" w:rsidP="00C64ACB">
            <w:pPr>
              <w:rPr>
                <w:lang w:val="en"/>
              </w:rPr>
            </w:pPr>
            <w:r>
              <w:rPr>
                <w:lang w:val="en"/>
              </w:rPr>
              <w:t xml:space="preserve">Transfer </w:t>
            </w:r>
          </w:p>
        </w:tc>
        <w:tc>
          <w:tcPr>
            <w:tcW w:w="2831" w:type="dxa"/>
          </w:tcPr>
          <w:p w14:paraId="491778AD" w14:textId="627E2076" w:rsidR="00722651" w:rsidRDefault="00581A15" w:rsidP="00C64ACB">
            <w:pPr>
              <w:rPr>
                <w:lang w:val="en"/>
              </w:rPr>
            </w:pPr>
            <w:r>
              <w:rPr>
                <w:lang w:val="en"/>
              </w:rPr>
              <w:t>F</w:t>
            </w:r>
            <w:r w:rsidR="00722651">
              <w:rPr>
                <w:lang w:val="en"/>
              </w:rPr>
              <w:t xml:space="preserve">-01 -&gt; </w:t>
            </w:r>
            <w:r>
              <w:rPr>
                <w:lang w:val="en"/>
              </w:rPr>
              <w:t>F</w:t>
            </w:r>
            <w:r w:rsidR="00722651">
              <w:rPr>
                <w:lang w:val="en"/>
              </w:rPr>
              <w:t>-02</w:t>
            </w:r>
          </w:p>
        </w:tc>
        <w:tc>
          <w:tcPr>
            <w:tcW w:w="2832" w:type="dxa"/>
          </w:tcPr>
          <w:p w14:paraId="247D5672" w14:textId="77777777" w:rsidR="00722651" w:rsidRDefault="00722651" w:rsidP="00C64ACB">
            <w:pPr>
              <w:rPr>
                <w:lang w:val="en"/>
              </w:rPr>
            </w:pPr>
          </w:p>
        </w:tc>
      </w:tr>
      <w:tr w:rsidR="00722651" w14:paraId="6034C000" w14:textId="77777777" w:rsidTr="00722651">
        <w:tc>
          <w:tcPr>
            <w:tcW w:w="2831" w:type="dxa"/>
          </w:tcPr>
          <w:p w14:paraId="7F81BF39" w14:textId="11BFCC1C" w:rsidR="00722651" w:rsidRDefault="00722651" w:rsidP="00C64ACB">
            <w:pPr>
              <w:rPr>
                <w:lang w:val="en"/>
              </w:rPr>
            </w:pPr>
            <w:r>
              <w:rPr>
                <w:lang w:val="en"/>
              </w:rPr>
              <w:t>Transfer</w:t>
            </w:r>
          </w:p>
        </w:tc>
        <w:tc>
          <w:tcPr>
            <w:tcW w:w="2831" w:type="dxa"/>
          </w:tcPr>
          <w:p w14:paraId="2F91F1CF" w14:textId="5F7BD7B9" w:rsidR="008D70C7" w:rsidRDefault="00581A15" w:rsidP="00C64ACB">
            <w:pPr>
              <w:rPr>
                <w:lang w:val="en"/>
              </w:rPr>
            </w:pPr>
            <w:r>
              <w:rPr>
                <w:lang w:val="en"/>
              </w:rPr>
              <w:t>F</w:t>
            </w:r>
            <w:r w:rsidR="00722651">
              <w:rPr>
                <w:lang w:val="en"/>
              </w:rPr>
              <w:t>-01 -&gt; M-01</w:t>
            </w:r>
          </w:p>
        </w:tc>
        <w:tc>
          <w:tcPr>
            <w:tcW w:w="2832" w:type="dxa"/>
          </w:tcPr>
          <w:p w14:paraId="0CF64EAB" w14:textId="741F7031" w:rsidR="00722651" w:rsidRDefault="00722651" w:rsidP="00C64ACB">
            <w:pPr>
              <w:rPr>
                <w:lang w:val="en"/>
              </w:rPr>
            </w:pPr>
            <w:r>
              <w:rPr>
                <w:lang w:val="en"/>
              </w:rPr>
              <w:t xml:space="preserve"> </w:t>
            </w:r>
          </w:p>
        </w:tc>
      </w:tr>
      <w:tr w:rsidR="008D70C7" w14:paraId="33B12AF4" w14:textId="77777777" w:rsidTr="00722651">
        <w:tc>
          <w:tcPr>
            <w:tcW w:w="2831" w:type="dxa"/>
          </w:tcPr>
          <w:p w14:paraId="79C220B0" w14:textId="4EAA83BA" w:rsidR="008D70C7" w:rsidRDefault="008D70C7" w:rsidP="008D70C7">
            <w:pPr>
              <w:rPr>
                <w:lang w:val="en"/>
              </w:rPr>
            </w:pPr>
            <w:r>
              <w:rPr>
                <w:lang w:val="en"/>
              </w:rPr>
              <w:t xml:space="preserve">Transfer </w:t>
            </w:r>
          </w:p>
        </w:tc>
        <w:tc>
          <w:tcPr>
            <w:tcW w:w="2831" w:type="dxa"/>
          </w:tcPr>
          <w:p w14:paraId="276D0709" w14:textId="5E44651A" w:rsidR="008D70C7" w:rsidRDefault="008D70C7" w:rsidP="008D70C7">
            <w:pPr>
              <w:rPr>
                <w:lang w:val="en"/>
              </w:rPr>
            </w:pPr>
            <w:r>
              <w:rPr>
                <w:lang w:val="en"/>
              </w:rPr>
              <w:t>VTR-60 -&gt; F-02</w:t>
            </w:r>
          </w:p>
        </w:tc>
        <w:tc>
          <w:tcPr>
            <w:tcW w:w="2832" w:type="dxa"/>
          </w:tcPr>
          <w:p w14:paraId="1CB3AAEE" w14:textId="77777777" w:rsidR="008D70C7" w:rsidRDefault="008D70C7" w:rsidP="008D70C7">
            <w:pPr>
              <w:rPr>
                <w:lang w:val="en"/>
              </w:rPr>
            </w:pPr>
          </w:p>
        </w:tc>
      </w:tr>
      <w:tr w:rsidR="008D70C7" w14:paraId="425327CA" w14:textId="77777777" w:rsidTr="00722651">
        <w:tc>
          <w:tcPr>
            <w:tcW w:w="2831" w:type="dxa"/>
          </w:tcPr>
          <w:p w14:paraId="5C249CE0" w14:textId="7E8C4EE8" w:rsidR="008D70C7" w:rsidRDefault="008D70C7" w:rsidP="008D70C7">
            <w:pPr>
              <w:rPr>
                <w:lang w:val="en"/>
              </w:rPr>
            </w:pPr>
            <w:r>
              <w:rPr>
                <w:lang w:val="en"/>
              </w:rPr>
              <w:t>Transfer</w:t>
            </w:r>
          </w:p>
        </w:tc>
        <w:tc>
          <w:tcPr>
            <w:tcW w:w="2831" w:type="dxa"/>
          </w:tcPr>
          <w:p w14:paraId="03A33171" w14:textId="1CBCA818" w:rsidR="008D70C7" w:rsidRDefault="008D70C7" w:rsidP="008D70C7">
            <w:pPr>
              <w:rPr>
                <w:lang w:val="en"/>
              </w:rPr>
            </w:pPr>
            <w:r>
              <w:rPr>
                <w:lang w:val="en"/>
              </w:rPr>
              <w:t>VTR-60 -&gt; M-01</w:t>
            </w:r>
          </w:p>
        </w:tc>
        <w:tc>
          <w:tcPr>
            <w:tcW w:w="2832" w:type="dxa"/>
          </w:tcPr>
          <w:p w14:paraId="26AC7D64" w14:textId="77777777" w:rsidR="008D70C7" w:rsidRDefault="008D70C7" w:rsidP="008D70C7">
            <w:pPr>
              <w:rPr>
                <w:lang w:val="en"/>
              </w:rPr>
            </w:pPr>
          </w:p>
        </w:tc>
      </w:tr>
      <w:tr w:rsidR="008D70C7" w14:paraId="2442E7B4" w14:textId="77777777" w:rsidTr="00722651">
        <w:tc>
          <w:tcPr>
            <w:tcW w:w="2831" w:type="dxa"/>
          </w:tcPr>
          <w:p w14:paraId="2964AFA7" w14:textId="6495B93E" w:rsidR="008D70C7" w:rsidRDefault="008D70C7" w:rsidP="008D70C7">
            <w:pPr>
              <w:rPr>
                <w:lang w:val="en"/>
              </w:rPr>
            </w:pPr>
            <w:r>
              <w:rPr>
                <w:lang w:val="en"/>
              </w:rPr>
              <w:t>One-hot vector</w:t>
            </w:r>
          </w:p>
        </w:tc>
        <w:tc>
          <w:tcPr>
            <w:tcW w:w="2831" w:type="dxa"/>
          </w:tcPr>
          <w:p w14:paraId="16B36499" w14:textId="67AD77FD" w:rsidR="008D70C7" w:rsidRDefault="008D70C7" w:rsidP="008D70C7">
            <w:pPr>
              <w:rPr>
                <w:lang w:val="en"/>
              </w:rPr>
            </w:pPr>
            <w:r>
              <w:rPr>
                <w:lang w:val="en"/>
              </w:rPr>
              <w:t>VTR-60 -&gt; F-02</w:t>
            </w:r>
          </w:p>
        </w:tc>
        <w:tc>
          <w:tcPr>
            <w:tcW w:w="2832" w:type="dxa"/>
          </w:tcPr>
          <w:p w14:paraId="7B270DA2" w14:textId="77777777" w:rsidR="008D70C7" w:rsidRDefault="008D70C7" w:rsidP="008D70C7">
            <w:pPr>
              <w:rPr>
                <w:lang w:val="en"/>
              </w:rPr>
            </w:pPr>
          </w:p>
        </w:tc>
      </w:tr>
      <w:tr w:rsidR="008D70C7" w14:paraId="467B3B8A" w14:textId="77777777" w:rsidTr="00722651">
        <w:tc>
          <w:tcPr>
            <w:tcW w:w="2831" w:type="dxa"/>
          </w:tcPr>
          <w:p w14:paraId="4FD28340" w14:textId="13F59BF2" w:rsidR="008D70C7" w:rsidRDefault="008D70C7" w:rsidP="008D70C7">
            <w:pPr>
              <w:rPr>
                <w:lang w:val="en"/>
              </w:rPr>
            </w:pPr>
            <w:r>
              <w:rPr>
                <w:lang w:val="en"/>
              </w:rPr>
              <w:t>One-hot vector</w:t>
            </w:r>
          </w:p>
        </w:tc>
        <w:tc>
          <w:tcPr>
            <w:tcW w:w="2831" w:type="dxa"/>
          </w:tcPr>
          <w:p w14:paraId="5A02059D" w14:textId="04E12125" w:rsidR="008D70C7" w:rsidRDefault="008D70C7" w:rsidP="008D70C7">
            <w:pPr>
              <w:rPr>
                <w:lang w:val="en"/>
              </w:rPr>
            </w:pPr>
            <w:r>
              <w:rPr>
                <w:lang w:val="en"/>
              </w:rPr>
              <w:t>VTR-60 -&gt; M-01</w:t>
            </w:r>
          </w:p>
        </w:tc>
        <w:tc>
          <w:tcPr>
            <w:tcW w:w="2832" w:type="dxa"/>
          </w:tcPr>
          <w:p w14:paraId="1A9E504C" w14:textId="77777777" w:rsidR="008D70C7" w:rsidRDefault="008D70C7" w:rsidP="008D70C7">
            <w:pPr>
              <w:rPr>
                <w:lang w:val="en"/>
              </w:rPr>
            </w:pPr>
          </w:p>
        </w:tc>
      </w:tr>
      <w:tr w:rsidR="008D70C7" w14:paraId="386D8351" w14:textId="77777777" w:rsidTr="00722651">
        <w:tc>
          <w:tcPr>
            <w:tcW w:w="2831" w:type="dxa"/>
          </w:tcPr>
          <w:p w14:paraId="46DEC8DC" w14:textId="77DE9C13" w:rsidR="008D70C7" w:rsidRDefault="008D70C7" w:rsidP="008D70C7">
            <w:pPr>
              <w:rPr>
                <w:lang w:val="en"/>
              </w:rPr>
            </w:pPr>
            <w:r>
              <w:rPr>
                <w:lang w:val="en"/>
              </w:rPr>
              <w:t>X-vector</w:t>
            </w:r>
          </w:p>
        </w:tc>
        <w:tc>
          <w:tcPr>
            <w:tcW w:w="2831" w:type="dxa"/>
          </w:tcPr>
          <w:p w14:paraId="6BCC720A" w14:textId="58AB82FA" w:rsidR="008D70C7" w:rsidRDefault="008D70C7" w:rsidP="008D70C7">
            <w:pPr>
              <w:rPr>
                <w:lang w:val="en"/>
              </w:rPr>
            </w:pPr>
            <w:r>
              <w:rPr>
                <w:lang w:val="en"/>
              </w:rPr>
              <w:t>VTR-60 -&gt; F-02</w:t>
            </w:r>
          </w:p>
        </w:tc>
        <w:tc>
          <w:tcPr>
            <w:tcW w:w="2832" w:type="dxa"/>
          </w:tcPr>
          <w:p w14:paraId="1D3FECD6" w14:textId="77777777" w:rsidR="008D70C7" w:rsidRDefault="008D70C7" w:rsidP="008D70C7">
            <w:pPr>
              <w:rPr>
                <w:lang w:val="en"/>
              </w:rPr>
            </w:pPr>
          </w:p>
        </w:tc>
      </w:tr>
      <w:tr w:rsidR="008D70C7" w14:paraId="7DCC42AE" w14:textId="77777777" w:rsidTr="00722651">
        <w:tc>
          <w:tcPr>
            <w:tcW w:w="2831" w:type="dxa"/>
          </w:tcPr>
          <w:p w14:paraId="7D4FE3BF" w14:textId="7A6E9F46" w:rsidR="008D70C7" w:rsidRDefault="008D70C7" w:rsidP="008D70C7">
            <w:pPr>
              <w:rPr>
                <w:lang w:val="en"/>
              </w:rPr>
            </w:pPr>
            <w:r>
              <w:rPr>
                <w:lang w:val="en"/>
              </w:rPr>
              <w:t>X-vector</w:t>
            </w:r>
          </w:p>
        </w:tc>
        <w:tc>
          <w:tcPr>
            <w:tcW w:w="2831" w:type="dxa"/>
          </w:tcPr>
          <w:p w14:paraId="7CE1074D" w14:textId="46CC8364" w:rsidR="008D70C7" w:rsidRDefault="008D70C7" w:rsidP="008D70C7">
            <w:pPr>
              <w:rPr>
                <w:lang w:val="en"/>
              </w:rPr>
            </w:pPr>
            <w:r>
              <w:rPr>
                <w:lang w:val="en"/>
              </w:rPr>
              <w:t>VTR-60 -&gt; M-01</w:t>
            </w:r>
          </w:p>
        </w:tc>
        <w:tc>
          <w:tcPr>
            <w:tcW w:w="2832" w:type="dxa"/>
          </w:tcPr>
          <w:p w14:paraId="5FE20AFC" w14:textId="77777777" w:rsidR="008D70C7" w:rsidRDefault="008D70C7" w:rsidP="008D70C7">
            <w:pPr>
              <w:rPr>
                <w:lang w:val="en"/>
              </w:rPr>
            </w:pPr>
          </w:p>
        </w:tc>
      </w:tr>
    </w:tbl>
    <w:p w14:paraId="7BE1E406" w14:textId="72B62F35" w:rsidR="00923DFD" w:rsidRDefault="00923DFD" w:rsidP="00C64ACB">
      <w:pPr>
        <w:rPr>
          <w:lang w:val="en"/>
        </w:rPr>
      </w:pPr>
    </w:p>
    <w:p w14:paraId="523DF1E0" w14:textId="2EF58F4E" w:rsidR="00C64ACB" w:rsidRDefault="00C64ACB">
      <w:pPr>
        <w:ind w:left="567"/>
        <w:rPr>
          <w:lang w:val="en"/>
        </w:rPr>
      </w:pPr>
    </w:p>
    <w:p w14:paraId="1D8772B0" w14:textId="588E06DA" w:rsidR="005B7771" w:rsidRDefault="005B7771">
      <w:pPr>
        <w:ind w:left="567"/>
        <w:rPr>
          <w:lang w:val="en"/>
        </w:rPr>
      </w:pPr>
    </w:p>
    <w:p w14:paraId="5BA9C4A4" w14:textId="102DCBC3" w:rsidR="00343FA5" w:rsidRDefault="00343FA5">
      <w:pPr>
        <w:ind w:left="567"/>
        <w:rPr>
          <w:lang w:val="en"/>
        </w:rPr>
      </w:pPr>
    </w:p>
    <w:p w14:paraId="47EEBB5A" w14:textId="753BE792" w:rsidR="00343FA5" w:rsidRDefault="00343FA5">
      <w:pPr>
        <w:ind w:left="567"/>
        <w:rPr>
          <w:lang w:val="en"/>
        </w:rPr>
      </w:pPr>
    </w:p>
    <w:p w14:paraId="162FCBCB" w14:textId="3643317C" w:rsidR="00343FA5" w:rsidRDefault="00343FA5">
      <w:pPr>
        <w:ind w:left="567"/>
        <w:rPr>
          <w:lang w:val="en"/>
        </w:rPr>
      </w:pPr>
    </w:p>
    <w:p w14:paraId="4ACE434E" w14:textId="3199C31C" w:rsidR="00343FA5" w:rsidRDefault="00343FA5">
      <w:pPr>
        <w:ind w:left="567"/>
        <w:rPr>
          <w:lang w:val="en"/>
        </w:rPr>
      </w:pPr>
    </w:p>
    <w:p w14:paraId="72DED18D" w14:textId="74E8E348" w:rsidR="00343FA5" w:rsidRDefault="00343FA5">
      <w:pPr>
        <w:ind w:left="567"/>
        <w:rPr>
          <w:lang w:val="en"/>
        </w:rPr>
      </w:pPr>
    </w:p>
    <w:p w14:paraId="25643E10" w14:textId="77777777" w:rsidR="00343FA5" w:rsidRDefault="00343FA5">
      <w:pPr>
        <w:ind w:left="567"/>
        <w:rPr>
          <w:lang w:val="en"/>
        </w:rPr>
      </w:pPr>
    </w:p>
    <w:p w14:paraId="23F5A867" w14:textId="77777777" w:rsidR="00923DFD" w:rsidRDefault="00C0281C">
      <w:pPr>
        <w:pStyle w:val="Heading3"/>
        <w:rPr>
          <w:lang w:val="en"/>
        </w:rPr>
      </w:pPr>
      <w:bookmarkStart w:id="495" w:name="_Toc43559789"/>
      <w:r>
        <w:rPr>
          <w:lang w:val="en"/>
        </w:rPr>
        <w:lastRenderedPageBreak/>
        <w:t>Đánh giá thời gian tổng hợp của các mô hình</w:t>
      </w:r>
      <w:bookmarkEnd w:id="495"/>
    </w:p>
    <w:tbl>
      <w:tblPr>
        <w:tblStyle w:val="TableGrid"/>
        <w:tblW w:w="0" w:type="auto"/>
        <w:tblLook w:val="04A0" w:firstRow="1" w:lastRow="0" w:firstColumn="1" w:lastColumn="0" w:noHBand="0" w:noVBand="1"/>
      </w:tblPr>
      <w:tblGrid>
        <w:gridCol w:w="2831"/>
        <w:gridCol w:w="2831"/>
        <w:gridCol w:w="2832"/>
      </w:tblGrid>
      <w:tr w:rsidR="005B7771" w14:paraId="137BB3A7" w14:textId="77777777" w:rsidTr="002741CC">
        <w:tc>
          <w:tcPr>
            <w:tcW w:w="2831" w:type="dxa"/>
          </w:tcPr>
          <w:p w14:paraId="70478B1F" w14:textId="77777777" w:rsidR="005B7771" w:rsidRDefault="005B7771" w:rsidP="002741CC">
            <w:pPr>
              <w:rPr>
                <w:lang w:val="en"/>
              </w:rPr>
            </w:pPr>
            <w:r>
              <w:rPr>
                <w:lang w:val="en"/>
              </w:rPr>
              <w:t>Mô hình</w:t>
            </w:r>
          </w:p>
        </w:tc>
        <w:tc>
          <w:tcPr>
            <w:tcW w:w="2831" w:type="dxa"/>
          </w:tcPr>
          <w:p w14:paraId="03B12584" w14:textId="77777777" w:rsidR="005B7771" w:rsidRDefault="005B7771" w:rsidP="002741CC">
            <w:pPr>
              <w:rPr>
                <w:lang w:val="en"/>
              </w:rPr>
            </w:pPr>
            <w:r>
              <w:rPr>
                <w:lang w:val="en"/>
              </w:rPr>
              <w:t>Bộ dữ liệu</w:t>
            </w:r>
          </w:p>
        </w:tc>
        <w:tc>
          <w:tcPr>
            <w:tcW w:w="2832" w:type="dxa"/>
          </w:tcPr>
          <w:p w14:paraId="3DF8F92B" w14:textId="77777777" w:rsidR="005B7771" w:rsidRDefault="005B7771" w:rsidP="002741CC">
            <w:pPr>
              <w:rPr>
                <w:lang w:val="en"/>
              </w:rPr>
            </w:pPr>
            <w:r>
              <w:rPr>
                <w:lang w:val="en"/>
              </w:rPr>
              <w:t>MOS</w:t>
            </w:r>
          </w:p>
        </w:tc>
      </w:tr>
      <w:tr w:rsidR="005B7771" w14:paraId="3F1C0CF0" w14:textId="77777777" w:rsidTr="002741CC">
        <w:tc>
          <w:tcPr>
            <w:tcW w:w="2831" w:type="dxa"/>
          </w:tcPr>
          <w:p w14:paraId="0BA7B6A8" w14:textId="77777777" w:rsidR="005B7771" w:rsidRDefault="005B7771" w:rsidP="002741CC">
            <w:pPr>
              <w:rPr>
                <w:lang w:val="en"/>
              </w:rPr>
            </w:pPr>
            <w:r>
              <w:rPr>
                <w:lang w:val="en"/>
              </w:rPr>
              <w:t>Gốc</w:t>
            </w:r>
          </w:p>
        </w:tc>
        <w:tc>
          <w:tcPr>
            <w:tcW w:w="2831" w:type="dxa"/>
          </w:tcPr>
          <w:p w14:paraId="3C170C38" w14:textId="77777777" w:rsidR="005B7771" w:rsidRDefault="005B7771" w:rsidP="002741CC">
            <w:pPr>
              <w:rPr>
                <w:lang w:val="en"/>
              </w:rPr>
            </w:pPr>
            <w:r>
              <w:rPr>
                <w:lang w:val="en"/>
              </w:rPr>
              <w:t>F-02</w:t>
            </w:r>
          </w:p>
        </w:tc>
        <w:tc>
          <w:tcPr>
            <w:tcW w:w="2832" w:type="dxa"/>
          </w:tcPr>
          <w:p w14:paraId="5B3C9B3B" w14:textId="77777777" w:rsidR="005B7771" w:rsidRDefault="005B7771" w:rsidP="002741CC">
            <w:pPr>
              <w:rPr>
                <w:lang w:val="en"/>
              </w:rPr>
            </w:pPr>
          </w:p>
        </w:tc>
      </w:tr>
      <w:tr w:rsidR="005B7771" w14:paraId="063ADF49" w14:textId="77777777" w:rsidTr="002741CC">
        <w:tc>
          <w:tcPr>
            <w:tcW w:w="2831" w:type="dxa"/>
          </w:tcPr>
          <w:p w14:paraId="3229193F" w14:textId="77777777" w:rsidR="005B7771" w:rsidRDefault="005B7771" w:rsidP="002741CC">
            <w:pPr>
              <w:rPr>
                <w:lang w:val="en"/>
              </w:rPr>
            </w:pPr>
            <w:r>
              <w:rPr>
                <w:lang w:val="en"/>
              </w:rPr>
              <w:t>Gốc</w:t>
            </w:r>
          </w:p>
        </w:tc>
        <w:tc>
          <w:tcPr>
            <w:tcW w:w="2831" w:type="dxa"/>
          </w:tcPr>
          <w:p w14:paraId="6DBA595B" w14:textId="77777777" w:rsidR="005B7771" w:rsidRDefault="005B7771" w:rsidP="002741CC">
            <w:pPr>
              <w:rPr>
                <w:lang w:val="en"/>
              </w:rPr>
            </w:pPr>
            <w:r>
              <w:rPr>
                <w:lang w:val="en"/>
              </w:rPr>
              <w:t>F-M02</w:t>
            </w:r>
          </w:p>
        </w:tc>
        <w:tc>
          <w:tcPr>
            <w:tcW w:w="2832" w:type="dxa"/>
          </w:tcPr>
          <w:p w14:paraId="2102DF3D" w14:textId="77777777" w:rsidR="005B7771" w:rsidRDefault="005B7771" w:rsidP="002741CC">
            <w:pPr>
              <w:rPr>
                <w:lang w:val="en"/>
              </w:rPr>
            </w:pPr>
          </w:p>
        </w:tc>
      </w:tr>
      <w:tr w:rsidR="005B7771" w14:paraId="6D2C8BA6" w14:textId="77777777" w:rsidTr="002741CC">
        <w:tc>
          <w:tcPr>
            <w:tcW w:w="2831" w:type="dxa"/>
          </w:tcPr>
          <w:p w14:paraId="1B94A8DF" w14:textId="77777777" w:rsidR="005B7771" w:rsidRDefault="005B7771" w:rsidP="002741CC">
            <w:pPr>
              <w:rPr>
                <w:lang w:val="en"/>
              </w:rPr>
            </w:pPr>
            <w:r>
              <w:rPr>
                <w:lang w:val="en"/>
              </w:rPr>
              <w:t xml:space="preserve">Transfer </w:t>
            </w:r>
          </w:p>
        </w:tc>
        <w:tc>
          <w:tcPr>
            <w:tcW w:w="2831" w:type="dxa"/>
          </w:tcPr>
          <w:p w14:paraId="311F3314" w14:textId="77777777" w:rsidR="005B7771" w:rsidRDefault="005B7771" w:rsidP="002741CC">
            <w:pPr>
              <w:rPr>
                <w:lang w:val="en"/>
              </w:rPr>
            </w:pPr>
            <w:r>
              <w:rPr>
                <w:lang w:val="en"/>
              </w:rPr>
              <w:t>F-01 -&gt; F-02</w:t>
            </w:r>
          </w:p>
        </w:tc>
        <w:tc>
          <w:tcPr>
            <w:tcW w:w="2832" w:type="dxa"/>
          </w:tcPr>
          <w:p w14:paraId="14F7455C" w14:textId="77777777" w:rsidR="005B7771" w:rsidRDefault="005B7771" w:rsidP="002741CC">
            <w:pPr>
              <w:rPr>
                <w:lang w:val="en"/>
              </w:rPr>
            </w:pPr>
          </w:p>
        </w:tc>
      </w:tr>
      <w:tr w:rsidR="005B7771" w14:paraId="27B27467" w14:textId="77777777" w:rsidTr="002741CC">
        <w:tc>
          <w:tcPr>
            <w:tcW w:w="2831" w:type="dxa"/>
          </w:tcPr>
          <w:p w14:paraId="60F6461B" w14:textId="77777777" w:rsidR="005B7771" w:rsidRDefault="005B7771" w:rsidP="002741CC">
            <w:pPr>
              <w:rPr>
                <w:lang w:val="en"/>
              </w:rPr>
            </w:pPr>
            <w:r>
              <w:rPr>
                <w:lang w:val="en"/>
              </w:rPr>
              <w:t>Transfer</w:t>
            </w:r>
          </w:p>
        </w:tc>
        <w:tc>
          <w:tcPr>
            <w:tcW w:w="2831" w:type="dxa"/>
          </w:tcPr>
          <w:p w14:paraId="62EC5BBD" w14:textId="77777777" w:rsidR="005B7771" w:rsidRDefault="005B7771" w:rsidP="002741CC">
            <w:pPr>
              <w:rPr>
                <w:lang w:val="en"/>
              </w:rPr>
            </w:pPr>
            <w:r>
              <w:rPr>
                <w:lang w:val="en"/>
              </w:rPr>
              <w:t>F-01 -&gt; M-01</w:t>
            </w:r>
          </w:p>
        </w:tc>
        <w:tc>
          <w:tcPr>
            <w:tcW w:w="2832" w:type="dxa"/>
          </w:tcPr>
          <w:p w14:paraId="20884B03" w14:textId="77777777" w:rsidR="005B7771" w:rsidRDefault="005B7771" w:rsidP="002741CC">
            <w:pPr>
              <w:rPr>
                <w:lang w:val="en"/>
              </w:rPr>
            </w:pPr>
            <w:r>
              <w:rPr>
                <w:lang w:val="en"/>
              </w:rPr>
              <w:t xml:space="preserve"> </w:t>
            </w:r>
          </w:p>
        </w:tc>
      </w:tr>
      <w:tr w:rsidR="005B7771" w14:paraId="02DD2424" w14:textId="77777777" w:rsidTr="002741CC">
        <w:tc>
          <w:tcPr>
            <w:tcW w:w="2831" w:type="dxa"/>
          </w:tcPr>
          <w:p w14:paraId="042863BF" w14:textId="77777777" w:rsidR="005B7771" w:rsidRDefault="005B7771" w:rsidP="002741CC">
            <w:pPr>
              <w:rPr>
                <w:lang w:val="en"/>
              </w:rPr>
            </w:pPr>
            <w:r>
              <w:rPr>
                <w:lang w:val="en"/>
              </w:rPr>
              <w:t xml:space="preserve">Transfer </w:t>
            </w:r>
          </w:p>
        </w:tc>
        <w:tc>
          <w:tcPr>
            <w:tcW w:w="2831" w:type="dxa"/>
          </w:tcPr>
          <w:p w14:paraId="1C873F13" w14:textId="77777777" w:rsidR="005B7771" w:rsidRDefault="005B7771" w:rsidP="002741CC">
            <w:pPr>
              <w:rPr>
                <w:lang w:val="en"/>
              </w:rPr>
            </w:pPr>
            <w:r>
              <w:rPr>
                <w:lang w:val="en"/>
              </w:rPr>
              <w:t>VTR-60 -&gt; F-02</w:t>
            </w:r>
          </w:p>
        </w:tc>
        <w:tc>
          <w:tcPr>
            <w:tcW w:w="2832" w:type="dxa"/>
          </w:tcPr>
          <w:p w14:paraId="0B8B8795" w14:textId="77777777" w:rsidR="005B7771" w:rsidRDefault="005B7771" w:rsidP="002741CC">
            <w:pPr>
              <w:rPr>
                <w:lang w:val="en"/>
              </w:rPr>
            </w:pPr>
          </w:p>
        </w:tc>
      </w:tr>
      <w:tr w:rsidR="005B7771" w14:paraId="24A430E3" w14:textId="77777777" w:rsidTr="002741CC">
        <w:tc>
          <w:tcPr>
            <w:tcW w:w="2831" w:type="dxa"/>
          </w:tcPr>
          <w:p w14:paraId="78C037B7" w14:textId="77777777" w:rsidR="005B7771" w:rsidRDefault="005B7771" w:rsidP="002741CC">
            <w:pPr>
              <w:rPr>
                <w:lang w:val="en"/>
              </w:rPr>
            </w:pPr>
            <w:r>
              <w:rPr>
                <w:lang w:val="en"/>
              </w:rPr>
              <w:t>Transfer</w:t>
            </w:r>
          </w:p>
        </w:tc>
        <w:tc>
          <w:tcPr>
            <w:tcW w:w="2831" w:type="dxa"/>
          </w:tcPr>
          <w:p w14:paraId="012661FF" w14:textId="77777777" w:rsidR="005B7771" w:rsidRDefault="005B7771" w:rsidP="002741CC">
            <w:pPr>
              <w:rPr>
                <w:lang w:val="en"/>
              </w:rPr>
            </w:pPr>
            <w:r>
              <w:rPr>
                <w:lang w:val="en"/>
              </w:rPr>
              <w:t>VTR-60 -&gt; M-01</w:t>
            </w:r>
          </w:p>
        </w:tc>
        <w:tc>
          <w:tcPr>
            <w:tcW w:w="2832" w:type="dxa"/>
          </w:tcPr>
          <w:p w14:paraId="388A1714" w14:textId="77777777" w:rsidR="005B7771" w:rsidRDefault="005B7771" w:rsidP="002741CC">
            <w:pPr>
              <w:rPr>
                <w:lang w:val="en"/>
              </w:rPr>
            </w:pPr>
          </w:p>
        </w:tc>
      </w:tr>
      <w:tr w:rsidR="005B7771" w14:paraId="0FD177E7" w14:textId="77777777" w:rsidTr="002741CC">
        <w:tc>
          <w:tcPr>
            <w:tcW w:w="2831" w:type="dxa"/>
          </w:tcPr>
          <w:p w14:paraId="49F43281" w14:textId="77777777" w:rsidR="005B7771" w:rsidRDefault="005B7771" w:rsidP="002741CC">
            <w:pPr>
              <w:rPr>
                <w:lang w:val="en"/>
              </w:rPr>
            </w:pPr>
            <w:r>
              <w:rPr>
                <w:lang w:val="en"/>
              </w:rPr>
              <w:t>One-hot vector</w:t>
            </w:r>
          </w:p>
        </w:tc>
        <w:tc>
          <w:tcPr>
            <w:tcW w:w="2831" w:type="dxa"/>
          </w:tcPr>
          <w:p w14:paraId="384267FD" w14:textId="77777777" w:rsidR="005B7771" w:rsidRDefault="005B7771" w:rsidP="002741CC">
            <w:pPr>
              <w:rPr>
                <w:lang w:val="en"/>
              </w:rPr>
            </w:pPr>
            <w:r>
              <w:rPr>
                <w:lang w:val="en"/>
              </w:rPr>
              <w:t>VTR-60 -&gt; F-02</w:t>
            </w:r>
          </w:p>
        </w:tc>
        <w:tc>
          <w:tcPr>
            <w:tcW w:w="2832" w:type="dxa"/>
          </w:tcPr>
          <w:p w14:paraId="669C28AE" w14:textId="77777777" w:rsidR="005B7771" w:rsidRDefault="005B7771" w:rsidP="002741CC">
            <w:pPr>
              <w:rPr>
                <w:lang w:val="en"/>
              </w:rPr>
            </w:pPr>
          </w:p>
        </w:tc>
      </w:tr>
      <w:tr w:rsidR="005B7771" w14:paraId="2C6FF135" w14:textId="77777777" w:rsidTr="002741CC">
        <w:tc>
          <w:tcPr>
            <w:tcW w:w="2831" w:type="dxa"/>
          </w:tcPr>
          <w:p w14:paraId="71F1807A" w14:textId="77777777" w:rsidR="005B7771" w:rsidRDefault="005B7771" w:rsidP="002741CC">
            <w:pPr>
              <w:rPr>
                <w:lang w:val="en"/>
              </w:rPr>
            </w:pPr>
            <w:r>
              <w:rPr>
                <w:lang w:val="en"/>
              </w:rPr>
              <w:t>One-hot vector</w:t>
            </w:r>
          </w:p>
        </w:tc>
        <w:tc>
          <w:tcPr>
            <w:tcW w:w="2831" w:type="dxa"/>
          </w:tcPr>
          <w:p w14:paraId="58DAC4ED" w14:textId="77777777" w:rsidR="005B7771" w:rsidRDefault="005B7771" w:rsidP="002741CC">
            <w:pPr>
              <w:rPr>
                <w:lang w:val="en"/>
              </w:rPr>
            </w:pPr>
            <w:r>
              <w:rPr>
                <w:lang w:val="en"/>
              </w:rPr>
              <w:t>VTR-60 -&gt; M-01</w:t>
            </w:r>
          </w:p>
        </w:tc>
        <w:tc>
          <w:tcPr>
            <w:tcW w:w="2832" w:type="dxa"/>
          </w:tcPr>
          <w:p w14:paraId="5BC194A2" w14:textId="77777777" w:rsidR="005B7771" w:rsidRDefault="005B7771" w:rsidP="002741CC">
            <w:pPr>
              <w:rPr>
                <w:lang w:val="en"/>
              </w:rPr>
            </w:pPr>
          </w:p>
        </w:tc>
      </w:tr>
      <w:tr w:rsidR="005B7771" w14:paraId="463DB8D3" w14:textId="77777777" w:rsidTr="002741CC">
        <w:tc>
          <w:tcPr>
            <w:tcW w:w="2831" w:type="dxa"/>
          </w:tcPr>
          <w:p w14:paraId="5D853660" w14:textId="77777777" w:rsidR="005B7771" w:rsidRDefault="005B7771" w:rsidP="002741CC">
            <w:pPr>
              <w:rPr>
                <w:lang w:val="en"/>
              </w:rPr>
            </w:pPr>
            <w:r>
              <w:rPr>
                <w:lang w:val="en"/>
              </w:rPr>
              <w:t>X-vector</w:t>
            </w:r>
          </w:p>
        </w:tc>
        <w:tc>
          <w:tcPr>
            <w:tcW w:w="2831" w:type="dxa"/>
          </w:tcPr>
          <w:p w14:paraId="5A83DC96" w14:textId="77777777" w:rsidR="005B7771" w:rsidRDefault="005B7771" w:rsidP="002741CC">
            <w:pPr>
              <w:rPr>
                <w:lang w:val="en"/>
              </w:rPr>
            </w:pPr>
            <w:r>
              <w:rPr>
                <w:lang w:val="en"/>
              </w:rPr>
              <w:t>VTR-60 -&gt; F-02</w:t>
            </w:r>
          </w:p>
        </w:tc>
        <w:tc>
          <w:tcPr>
            <w:tcW w:w="2832" w:type="dxa"/>
          </w:tcPr>
          <w:p w14:paraId="0FB24CEC" w14:textId="77777777" w:rsidR="005B7771" w:rsidRDefault="005B7771" w:rsidP="002741CC">
            <w:pPr>
              <w:rPr>
                <w:lang w:val="en"/>
              </w:rPr>
            </w:pPr>
          </w:p>
        </w:tc>
      </w:tr>
      <w:tr w:rsidR="005B7771" w14:paraId="1E81D7FB" w14:textId="77777777" w:rsidTr="002741CC">
        <w:tc>
          <w:tcPr>
            <w:tcW w:w="2831" w:type="dxa"/>
          </w:tcPr>
          <w:p w14:paraId="48E84E3E" w14:textId="77777777" w:rsidR="005B7771" w:rsidRDefault="005B7771" w:rsidP="002741CC">
            <w:pPr>
              <w:rPr>
                <w:lang w:val="en"/>
              </w:rPr>
            </w:pPr>
            <w:r>
              <w:rPr>
                <w:lang w:val="en"/>
              </w:rPr>
              <w:t>X-vector</w:t>
            </w:r>
          </w:p>
        </w:tc>
        <w:tc>
          <w:tcPr>
            <w:tcW w:w="2831" w:type="dxa"/>
          </w:tcPr>
          <w:p w14:paraId="130E8754" w14:textId="77777777" w:rsidR="005B7771" w:rsidRDefault="005B7771" w:rsidP="002741CC">
            <w:pPr>
              <w:rPr>
                <w:lang w:val="en"/>
              </w:rPr>
            </w:pPr>
            <w:r>
              <w:rPr>
                <w:lang w:val="en"/>
              </w:rPr>
              <w:t>VTR-60 -&gt; M-01</w:t>
            </w:r>
          </w:p>
        </w:tc>
        <w:tc>
          <w:tcPr>
            <w:tcW w:w="2832" w:type="dxa"/>
          </w:tcPr>
          <w:p w14:paraId="2F6A5D16" w14:textId="77777777" w:rsidR="005B7771" w:rsidRDefault="005B7771" w:rsidP="002741CC">
            <w:pPr>
              <w:rPr>
                <w:lang w:val="en"/>
              </w:rPr>
            </w:pPr>
          </w:p>
        </w:tc>
      </w:tr>
    </w:tbl>
    <w:p w14:paraId="224A3264" w14:textId="77777777" w:rsidR="00923DFD" w:rsidRDefault="00923DFD">
      <w:pPr>
        <w:rPr>
          <w:lang w:val="en"/>
        </w:rPr>
      </w:pPr>
    </w:p>
    <w:p w14:paraId="137BD7EF" w14:textId="77777777" w:rsidR="00923DFD" w:rsidRDefault="00923DFD">
      <w:pPr>
        <w:rPr>
          <w:lang w:val="en"/>
        </w:rPr>
      </w:pPr>
    </w:p>
    <w:p w14:paraId="1117A8BE" w14:textId="77777777" w:rsidR="00923DFD" w:rsidRDefault="00923DFD">
      <w:pPr>
        <w:rPr>
          <w:lang w:val="en"/>
        </w:rPr>
      </w:pPr>
    </w:p>
    <w:p w14:paraId="53B14E59" w14:textId="77777777" w:rsidR="00923DFD" w:rsidRDefault="00C0281C">
      <w:pPr>
        <w:rPr>
          <w:lang w:val="en"/>
        </w:rPr>
      </w:pPr>
      <w:r>
        <w:rPr>
          <w:lang w:val="en"/>
        </w:rPr>
        <w:br w:type="page"/>
      </w:r>
    </w:p>
    <w:p w14:paraId="5417978E" w14:textId="77777777" w:rsidR="00923DFD" w:rsidRDefault="00923DFD">
      <w:pPr>
        <w:rPr>
          <w:lang w:val="en"/>
        </w:rPr>
      </w:pPr>
    </w:p>
    <w:p w14:paraId="281DF9A8" w14:textId="77777777" w:rsidR="00923DFD" w:rsidRDefault="00C0281C">
      <w:pPr>
        <w:pStyle w:val="Heading1"/>
        <w:rPr>
          <w:lang w:val="en"/>
        </w:rPr>
      </w:pPr>
      <w:bookmarkStart w:id="496" w:name="_Toc43559790"/>
      <w:r>
        <w:rPr>
          <w:lang w:val="en"/>
        </w:rPr>
        <w:t>KẾT LUẬN VÀ HƯỚNG PHÁT TRIỂN ĐỒ ÁN</w:t>
      </w:r>
      <w:bookmarkEnd w:id="496"/>
    </w:p>
    <w:p w14:paraId="20FF580F" w14:textId="77777777" w:rsidR="00923DFD" w:rsidRDefault="00C0281C">
      <w:pPr>
        <w:pStyle w:val="Heading2"/>
      </w:pPr>
      <w:bookmarkStart w:id="497" w:name="_Toc43559791"/>
      <w:r>
        <w:rPr>
          <w:lang w:val="en"/>
        </w:rPr>
        <w:t>Kết luận</w:t>
      </w:r>
      <w:bookmarkEnd w:id="497"/>
    </w:p>
    <w:p w14:paraId="7EE1E97F" w14:textId="77777777" w:rsidR="00923DFD" w:rsidRDefault="00C0281C">
      <w:pPr>
        <w:pStyle w:val="Heading2"/>
      </w:pPr>
      <w:bookmarkStart w:id="498" w:name="_Toc43559792"/>
      <w:r>
        <w:rPr>
          <w:lang w:val="en"/>
        </w:rPr>
        <w:t>Phương hướng phát triển và cải thiện đồ án</w:t>
      </w:r>
      <w:bookmarkEnd w:id="498"/>
      <w:r>
        <w:br w:type="page"/>
      </w:r>
    </w:p>
    <w:bookmarkStart w:id="499" w:name="_Toc43559793" w:displacedByCustomXml="next"/>
    <w:sdt>
      <w:sdtPr>
        <w:rPr>
          <w:b w:val="0"/>
        </w:rPr>
        <w:id w:val="1706672322"/>
        <w:docPartObj>
          <w:docPartGallery w:val="AutoText"/>
        </w:docPartObj>
      </w:sdtPr>
      <w:sdtEndPr>
        <w:rPr>
          <w:bCs/>
        </w:rPr>
      </w:sdtEndPr>
      <w:sdtContent>
        <w:bookmarkEnd w:id="499" w:displacedByCustomXml="next"/>
        <w:sdt>
          <w:sdtPr>
            <w:id w:val="-101582762"/>
            <w:docPartObj>
              <w:docPartGallery w:val="Bibliographies"/>
              <w:docPartUnique/>
            </w:docPartObj>
          </w:sdtPr>
          <w:sdtEndPr>
            <w:rPr>
              <w:b w:val="0"/>
              <w:bCs/>
            </w:rPr>
          </w:sdtEndPr>
          <w:sdtContent>
            <w:sdt>
              <w:sdtPr>
                <w:rPr>
                  <w:b w:val="0"/>
                </w:rPr>
                <w:id w:val="1718093488"/>
              </w:sdtPr>
              <w:sdtEndPr>
                <w:rPr>
                  <w:b/>
                  <w:bCs/>
                </w:rPr>
              </w:sdtEndPr>
              <w:sdtContent>
                <w:p w14:paraId="3F7173FF" w14:textId="57A93621" w:rsidR="00385875" w:rsidRDefault="00385875" w:rsidP="00385875">
                  <w:pPr>
                    <w:pStyle w:val="Heading1"/>
                    <w:numPr>
                      <w:ilvl w:val="0"/>
                      <w:numId w:val="0"/>
                    </w:numPr>
                    <w:spacing w:before="0" w:after="0"/>
                  </w:pPr>
                  <w:r>
                    <w:t>TÀI LIỆU THAM KHẢO</w:t>
                  </w:r>
                </w:p>
              </w:sdtContent>
            </w:sdt>
          </w:sdtContent>
        </w:sdt>
        <w:p w14:paraId="1436719D" w14:textId="77777777" w:rsidR="00343FA5" w:rsidRDefault="00C0281C">
          <w:pPr>
            <w:rPr>
              <w:rFonts w:eastAsia="SimSun"/>
              <w:noProof/>
              <w:color w:val="auto"/>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995"/>
          </w:tblGrid>
          <w:tr w:rsidR="00343FA5" w14:paraId="21F6C174" w14:textId="77777777">
            <w:trPr>
              <w:divId w:val="1290742621"/>
              <w:tblCellSpacing w:w="15" w:type="dxa"/>
            </w:trPr>
            <w:tc>
              <w:tcPr>
                <w:tcW w:w="50" w:type="pct"/>
                <w:hideMark/>
              </w:tcPr>
              <w:p w14:paraId="31AAF7D6" w14:textId="1A002FCC" w:rsidR="00343FA5" w:rsidRDefault="00343FA5">
                <w:pPr>
                  <w:pStyle w:val="Bibliography"/>
                  <w:rPr>
                    <w:noProof/>
                    <w:sz w:val="24"/>
                    <w:szCs w:val="24"/>
                  </w:rPr>
                </w:pPr>
                <w:r>
                  <w:rPr>
                    <w:noProof/>
                  </w:rPr>
                  <w:t xml:space="preserve">[1] </w:t>
                </w:r>
              </w:p>
            </w:tc>
            <w:tc>
              <w:tcPr>
                <w:tcW w:w="0" w:type="auto"/>
                <w:hideMark/>
              </w:tcPr>
              <w:p w14:paraId="06F28C23" w14:textId="77777777" w:rsidR="00343FA5" w:rsidRDefault="00343FA5">
                <w:pPr>
                  <w:pStyle w:val="Bibliography"/>
                  <w:rPr>
                    <w:noProof/>
                  </w:rPr>
                </w:pPr>
                <w:r>
                  <w:rPr>
                    <w:noProof/>
                  </w:rPr>
                  <w:t xml:space="preserve">J. J. Ohala, "Christian Gottlieb Kratzenstein: pioneer in speech synthesis," </w:t>
                </w:r>
                <w:r>
                  <w:rPr>
                    <w:i/>
                    <w:iCs/>
                    <w:noProof/>
                  </w:rPr>
                  <w:t xml:space="preserve">Proc 17th, </w:t>
                </w:r>
                <w:r>
                  <w:rPr>
                    <w:noProof/>
                  </w:rPr>
                  <w:t xml:space="preserve">2011. </w:t>
                </w:r>
              </w:p>
            </w:tc>
          </w:tr>
          <w:tr w:rsidR="00343FA5" w14:paraId="5ECB4816" w14:textId="77777777">
            <w:trPr>
              <w:divId w:val="1290742621"/>
              <w:tblCellSpacing w:w="15" w:type="dxa"/>
            </w:trPr>
            <w:tc>
              <w:tcPr>
                <w:tcW w:w="50" w:type="pct"/>
                <w:hideMark/>
              </w:tcPr>
              <w:p w14:paraId="12685576" w14:textId="77777777" w:rsidR="00343FA5" w:rsidRDefault="00343FA5">
                <w:pPr>
                  <w:pStyle w:val="Bibliography"/>
                  <w:rPr>
                    <w:noProof/>
                  </w:rPr>
                </w:pPr>
                <w:r>
                  <w:rPr>
                    <w:noProof/>
                  </w:rPr>
                  <w:t xml:space="preserve">[2] </w:t>
                </w:r>
              </w:p>
            </w:tc>
            <w:tc>
              <w:tcPr>
                <w:tcW w:w="0" w:type="auto"/>
                <w:hideMark/>
              </w:tcPr>
              <w:p w14:paraId="47A34CEF" w14:textId="77777777" w:rsidR="00343FA5" w:rsidRDefault="00343FA5">
                <w:pPr>
                  <w:pStyle w:val="Bibliography"/>
                  <w:rPr>
                    <w:noProof/>
                  </w:rPr>
                </w:pPr>
                <w:r>
                  <w:rPr>
                    <w:noProof/>
                  </w:rPr>
                  <w:t xml:space="preserve">W. v. Kempelen, "Mechanism of the human speech with description of its speaking machine". </w:t>
                </w:r>
              </w:p>
            </w:tc>
          </w:tr>
          <w:tr w:rsidR="00343FA5" w14:paraId="742260C5" w14:textId="77777777">
            <w:trPr>
              <w:divId w:val="1290742621"/>
              <w:tblCellSpacing w:w="15" w:type="dxa"/>
            </w:trPr>
            <w:tc>
              <w:tcPr>
                <w:tcW w:w="50" w:type="pct"/>
                <w:hideMark/>
              </w:tcPr>
              <w:p w14:paraId="379956F9" w14:textId="77777777" w:rsidR="00343FA5" w:rsidRDefault="00343FA5">
                <w:pPr>
                  <w:pStyle w:val="Bibliography"/>
                  <w:rPr>
                    <w:noProof/>
                  </w:rPr>
                </w:pPr>
                <w:r>
                  <w:rPr>
                    <w:noProof/>
                  </w:rPr>
                  <w:t xml:space="preserve">[3] </w:t>
                </w:r>
              </w:p>
            </w:tc>
            <w:tc>
              <w:tcPr>
                <w:tcW w:w="0" w:type="auto"/>
                <w:hideMark/>
              </w:tcPr>
              <w:p w14:paraId="10AA6647" w14:textId="77777777" w:rsidR="00343FA5" w:rsidRDefault="00343FA5">
                <w:pPr>
                  <w:pStyle w:val="Bibliography"/>
                  <w:rPr>
                    <w:noProof/>
                  </w:rPr>
                </w:pPr>
                <w:r>
                  <w:rPr>
                    <w:noProof/>
                  </w:rPr>
                  <w:t xml:space="preserve">Lawrence J. Raphael, Gloria J. Borden, Katherine S. Harris, Speech Science Primer: Physiology, Acoustics, and Perception of Speech. </w:t>
                </w:r>
              </w:p>
            </w:tc>
          </w:tr>
          <w:tr w:rsidR="00343FA5" w14:paraId="67F91185" w14:textId="77777777">
            <w:trPr>
              <w:divId w:val="1290742621"/>
              <w:tblCellSpacing w:w="15" w:type="dxa"/>
            </w:trPr>
            <w:tc>
              <w:tcPr>
                <w:tcW w:w="50" w:type="pct"/>
                <w:hideMark/>
              </w:tcPr>
              <w:p w14:paraId="65E7617F" w14:textId="77777777" w:rsidR="00343FA5" w:rsidRDefault="00343FA5">
                <w:pPr>
                  <w:pStyle w:val="Bibliography"/>
                  <w:rPr>
                    <w:noProof/>
                  </w:rPr>
                </w:pPr>
                <w:r>
                  <w:rPr>
                    <w:noProof/>
                  </w:rPr>
                  <w:t xml:space="preserve">[4] </w:t>
                </w:r>
              </w:p>
            </w:tc>
            <w:tc>
              <w:tcPr>
                <w:tcW w:w="0" w:type="auto"/>
                <w:hideMark/>
              </w:tcPr>
              <w:p w14:paraId="78942FC2" w14:textId="77777777" w:rsidR="00343FA5" w:rsidRDefault="00343FA5">
                <w:pPr>
                  <w:pStyle w:val="Bibliography"/>
                  <w:rPr>
                    <w:noProof/>
                  </w:rPr>
                </w:pPr>
                <w:r>
                  <w:rPr>
                    <w:noProof/>
                  </w:rPr>
                  <w:t xml:space="preserve">D. H. Klatt, "Review of text-to-speech conversion for English," </w:t>
                </w:r>
                <w:r>
                  <w:rPr>
                    <w:i/>
                    <w:iCs/>
                    <w:noProof/>
                  </w:rPr>
                  <w:t xml:space="preserve">Journal of the Acoustical Society of America, </w:t>
                </w:r>
                <w:r>
                  <w:rPr>
                    <w:noProof/>
                  </w:rPr>
                  <w:t xml:space="preserve">1987. </w:t>
                </w:r>
              </w:p>
            </w:tc>
          </w:tr>
          <w:tr w:rsidR="00343FA5" w14:paraId="1F41753D" w14:textId="77777777">
            <w:trPr>
              <w:divId w:val="1290742621"/>
              <w:tblCellSpacing w:w="15" w:type="dxa"/>
            </w:trPr>
            <w:tc>
              <w:tcPr>
                <w:tcW w:w="50" w:type="pct"/>
                <w:hideMark/>
              </w:tcPr>
              <w:p w14:paraId="592218D2" w14:textId="77777777" w:rsidR="00343FA5" w:rsidRDefault="00343FA5">
                <w:pPr>
                  <w:pStyle w:val="Bibliography"/>
                  <w:rPr>
                    <w:noProof/>
                    <w:lang w:val="vi-VN"/>
                  </w:rPr>
                </w:pPr>
                <w:r>
                  <w:rPr>
                    <w:noProof/>
                    <w:lang w:val="vi-VN"/>
                  </w:rPr>
                  <w:t xml:space="preserve">[5] </w:t>
                </w:r>
              </w:p>
            </w:tc>
            <w:tc>
              <w:tcPr>
                <w:tcW w:w="0" w:type="auto"/>
                <w:hideMark/>
              </w:tcPr>
              <w:p w14:paraId="0C1F13A6" w14:textId="77777777" w:rsidR="00343FA5" w:rsidRDefault="00343FA5">
                <w:pPr>
                  <w:pStyle w:val="Bibliography"/>
                  <w:rPr>
                    <w:noProof/>
                    <w:lang w:val="vi-VN"/>
                  </w:rPr>
                </w:pPr>
                <w:r>
                  <w:rPr>
                    <w:noProof/>
                    <w:lang w:val="vi-VN"/>
                  </w:rPr>
                  <w:t xml:space="preserve">P. T. Sơn, P. T. Nghĩa, “Một số vấn đề về tổng hợp tiếng nói tiếng Việt,” p. 5, 2014. </w:t>
                </w:r>
              </w:p>
            </w:tc>
          </w:tr>
          <w:tr w:rsidR="00343FA5" w14:paraId="3929B281" w14:textId="77777777">
            <w:trPr>
              <w:divId w:val="1290742621"/>
              <w:tblCellSpacing w:w="15" w:type="dxa"/>
            </w:trPr>
            <w:tc>
              <w:tcPr>
                <w:tcW w:w="50" w:type="pct"/>
                <w:hideMark/>
              </w:tcPr>
              <w:p w14:paraId="2D3B65E6" w14:textId="77777777" w:rsidR="00343FA5" w:rsidRDefault="00343FA5">
                <w:pPr>
                  <w:pStyle w:val="Bibliography"/>
                  <w:rPr>
                    <w:noProof/>
                  </w:rPr>
                </w:pPr>
                <w:r>
                  <w:rPr>
                    <w:noProof/>
                  </w:rPr>
                  <w:t xml:space="preserve">[6] </w:t>
                </w:r>
              </w:p>
            </w:tc>
            <w:tc>
              <w:tcPr>
                <w:tcW w:w="0" w:type="auto"/>
                <w:hideMark/>
              </w:tcPr>
              <w:p w14:paraId="5AC0FFFF" w14:textId="77777777" w:rsidR="00343FA5" w:rsidRDefault="00343FA5">
                <w:pPr>
                  <w:pStyle w:val="Bibliography"/>
                  <w:rPr>
                    <w:noProof/>
                  </w:rPr>
                </w:pPr>
                <w:r>
                  <w:rPr>
                    <w:noProof/>
                  </w:rPr>
                  <w:t xml:space="preserve">K. Tokuda, Y. Nankaku, T. Toda, H. Zen, J. Yamagishi, and K. Oura, "Speech Synthesis Based on Hidden Markov Models," </w:t>
                </w:r>
                <w:r>
                  <w:rPr>
                    <w:i/>
                    <w:iCs/>
                    <w:noProof/>
                  </w:rPr>
                  <w:t xml:space="preserve">Proc. IEEE, </w:t>
                </w:r>
                <w:r>
                  <w:rPr>
                    <w:noProof/>
                  </w:rPr>
                  <w:t xml:space="preserve">vol. 101, p. 1234–1252, May 2013. </w:t>
                </w:r>
              </w:p>
            </w:tc>
          </w:tr>
          <w:tr w:rsidR="00343FA5" w14:paraId="02E2FA5A" w14:textId="77777777">
            <w:trPr>
              <w:divId w:val="1290742621"/>
              <w:tblCellSpacing w:w="15" w:type="dxa"/>
            </w:trPr>
            <w:tc>
              <w:tcPr>
                <w:tcW w:w="50" w:type="pct"/>
                <w:hideMark/>
              </w:tcPr>
              <w:p w14:paraId="0FB1C2AD" w14:textId="77777777" w:rsidR="00343FA5" w:rsidRDefault="00343FA5">
                <w:pPr>
                  <w:pStyle w:val="Bibliography"/>
                  <w:rPr>
                    <w:noProof/>
                  </w:rPr>
                </w:pPr>
                <w:r>
                  <w:rPr>
                    <w:noProof/>
                  </w:rPr>
                  <w:t xml:space="preserve">[7] </w:t>
                </w:r>
              </w:p>
            </w:tc>
            <w:tc>
              <w:tcPr>
                <w:tcW w:w="0" w:type="auto"/>
                <w:hideMark/>
              </w:tcPr>
              <w:p w14:paraId="31862916" w14:textId="77777777" w:rsidR="00343FA5" w:rsidRDefault="00343FA5">
                <w:pPr>
                  <w:pStyle w:val="Bibliography"/>
                  <w:rPr>
                    <w:noProof/>
                  </w:rPr>
                </w:pPr>
                <w:r>
                  <w:rPr>
                    <w:noProof/>
                  </w:rPr>
                  <w:t xml:space="preserve">P. Taylor, "Text-to-speech synthesis," </w:t>
                </w:r>
                <w:r>
                  <w:rPr>
                    <w:i/>
                    <w:iCs/>
                    <w:noProof/>
                  </w:rPr>
                  <w:t xml:space="preserve">Cambridge University Press, </w:t>
                </w:r>
                <w:r>
                  <w:rPr>
                    <w:noProof/>
                  </w:rPr>
                  <w:t xml:space="preserve">2009. </w:t>
                </w:r>
              </w:p>
            </w:tc>
          </w:tr>
          <w:tr w:rsidR="00343FA5" w14:paraId="590D0427" w14:textId="77777777">
            <w:trPr>
              <w:divId w:val="1290742621"/>
              <w:tblCellSpacing w:w="15" w:type="dxa"/>
            </w:trPr>
            <w:tc>
              <w:tcPr>
                <w:tcW w:w="50" w:type="pct"/>
                <w:hideMark/>
              </w:tcPr>
              <w:p w14:paraId="58AAFB80" w14:textId="77777777" w:rsidR="00343FA5" w:rsidRDefault="00343FA5">
                <w:pPr>
                  <w:pStyle w:val="Bibliography"/>
                  <w:rPr>
                    <w:noProof/>
                  </w:rPr>
                </w:pPr>
                <w:r>
                  <w:rPr>
                    <w:noProof/>
                  </w:rPr>
                  <w:t xml:space="preserve">[8] </w:t>
                </w:r>
              </w:p>
            </w:tc>
            <w:tc>
              <w:tcPr>
                <w:tcW w:w="0" w:type="auto"/>
                <w:hideMark/>
              </w:tcPr>
              <w:p w14:paraId="327F4F2B" w14:textId="77777777" w:rsidR="00343FA5" w:rsidRDefault="00343FA5">
                <w:pPr>
                  <w:pStyle w:val="Bibliography"/>
                  <w:rPr>
                    <w:noProof/>
                  </w:rPr>
                </w:pPr>
                <w:r>
                  <w:rPr>
                    <w:noProof/>
                  </w:rPr>
                  <w:t xml:space="preserve">J. Dang and K. Honda, "Construction and control of a physiological articulatory model," </w:t>
                </w:r>
                <w:r>
                  <w:rPr>
                    <w:i/>
                    <w:iCs/>
                    <w:noProof/>
                  </w:rPr>
                  <w:t xml:space="preserve">J. Acoust. Soc. Am., </w:t>
                </w:r>
                <w:r>
                  <w:rPr>
                    <w:noProof/>
                  </w:rPr>
                  <w:t xml:space="preserve">vol. 115, pp. 853-870, 2004. </w:t>
                </w:r>
              </w:p>
            </w:tc>
          </w:tr>
          <w:tr w:rsidR="00343FA5" w14:paraId="78243350" w14:textId="77777777">
            <w:trPr>
              <w:divId w:val="1290742621"/>
              <w:tblCellSpacing w:w="15" w:type="dxa"/>
            </w:trPr>
            <w:tc>
              <w:tcPr>
                <w:tcW w:w="50" w:type="pct"/>
                <w:hideMark/>
              </w:tcPr>
              <w:p w14:paraId="63653CB5" w14:textId="77777777" w:rsidR="00343FA5" w:rsidRDefault="00343FA5">
                <w:pPr>
                  <w:pStyle w:val="Bibliography"/>
                  <w:rPr>
                    <w:noProof/>
                  </w:rPr>
                </w:pPr>
                <w:r>
                  <w:rPr>
                    <w:noProof/>
                  </w:rPr>
                  <w:t xml:space="preserve">[9] </w:t>
                </w:r>
              </w:p>
            </w:tc>
            <w:tc>
              <w:tcPr>
                <w:tcW w:w="0" w:type="auto"/>
                <w:hideMark/>
              </w:tcPr>
              <w:p w14:paraId="3DD6E537" w14:textId="77777777" w:rsidR="00343FA5" w:rsidRDefault="00343FA5">
                <w:pPr>
                  <w:pStyle w:val="Bibliography"/>
                  <w:rPr>
                    <w:noProof/>
                  </w:rPr>
                </w:pPr>
                <w:r>
                  <w:rPr>
                    <w:noProof/>
                  </w:rPr>
                  <w:t xml:space="preserve">Dartmouth College, "Music and Computers," 1993. </w:t>
                </w:r>
              </w:p>
            </w:tc>
          </w:tr>
          <w:tr w:rsidR="00343FA5" w14:paraId="3251AD61" w14:textId="77777777">
            <w:trPr>
              <w:divId w:val="1290742621"/>
              <w:tblCellSpacing w:w="15" w:type="dxa"/>
            </w:trPr>
            <w:tc>
              <w:tcPr>
                <w:tcW w:w="50" w:type="pct"/>
                <w:hideMark/>
              </w:tcPr>
              <w:p w14:paraId="1FD17714" w14:textId="77777777" w:rsidR="00343FA5" w:rsidRDefault="00343FA5">
                <w:pPr>
                  <w:pStyle w:val="Bibliography"/>
                  <w:rPr>
                    <w:noProof/>
                  </w:rPr>
                </w:pPr>
                <w:r>
                  <w:rPr>
                    <w:noProof/>
                  </w:rPr>
                  <w:t xml:space="preserve">[10] </w:t>
                </w:r>
              </w:p>
            </w:tc>
            <w:tc>
              <w:tcPr>
                <w:tcW w:w="0" w:type="auto"/>
                <w:hideMark/>
              </w:tcPr>
              <w:p w14:paraId="41D20D36" w14:textId="77777777" w:rsidR="00343FA5" w:rsidRDefault="00343FA5">
                <w:pPr>
                  <w:pStyle w:val="Bibliography"/>
                  <w:rPr>
                    <w:noProof/>
                  </w:rPr>
                </w:pPr>
                <w:r>
                  <w:rPr>
                    <w:noProof/>
                  </w:rPr>
                  <w:t xml:space="preserve">N. T. T. Trang, T. D. Dat, A. Rilliard, C. D’alessandro, and P. T. N. Yen, "Intonation Issues In HMM-Based Speech Synthesis For Vietnamese," p. 7, 2014. </w:t>
                </w:r>
              </w:p>
            </w:tc>
          </w:tr>
        </w:tbl>
        <w:p w14:paraId="02753723" w14:textId="77777777" w:rsidR="00343FA5" w:rsidRDefault="00343FA5">
          <w:pPr>
            <w:divId w:val="1290742621"/>
            <w:rPr>
              <w:rFonts w:eastAsia="Times New Roman"/>
              <w:noProof/>
            </w:rPr>
          </w:pPr>
        </w:p>
        <w:p w14:paraId="66BA682E" w14:textId="77777777" w:rsidR="00923DFD" w:rsidRDefault="00C0281C">
          <w:r>
            <w:rPr>
              <w:b/>
              <w:bCs/>
            </w:rPr>
            <w:fldChar w:fldCharType="end"/>
          </w:r>
        </w:p>
      </w:sdtContent>
    </w:sdt>
    <w:p w14:paraId="183BABA4" w14:textId="77777777" w:rsidR="00923DFD" w:rsidRDefault="00C0281C">
      <w:pPr>
        <w:spacing w:before="0" w:after="160" w:line="259" w:lineRule="auto"/>
        <w:jc w:val="left"/>
      </w:pPr>
      <w:r>
        <w:br w:type="page"/>
      </w:r>
    </w:p>
    <w:p w14:paraId="443480E1" w14:textId="77777777" w:rsidR="00923DFD" w:rsidRDefault="00C0281C">
      <w:pPr>
        <w:pStyle w:val="Heading1"/>
        <w:numPr>
          <w:ilvl w:val="0"/>
          <w:numId w:val="0"/>
        </w:numPr>
        <w:ind w:left="567"/>
      </w:pPr>
      <w:bookmarkStart w:id="500" w:name="_Toc43559794"/>
      <w:r>
        <w:lastRenderedPageBreak/>
        <w:t>PHỤ LỤC</w:t>
      </w:r>
      <w:bookmarkEnd w:id="500"/>
    </w:p>
    <w:p w14:paraId="2D410A76" w14:textId="77777777" w:rsidR="00923DFD" w:rsidRDefault="00C0281C">
      <w:pPr>
        <w:pStyle w:val="Title"/>
        <w:rPr>
          <w:lang w:val="en"/>
        </w:rPr>
      </w:pPr>
      <w:r>
        <w:rPr>
          <w:lang w:val="en"/>
        </w:rPr>
        <w:t>Phụ lục A: Cấu trúc của một nhãn biểu diễn ngữ cảnh của âm vị</w:t>
      </w:r>
    </w:p>
    <w:p w14:paraId="333B18B9" w14:textId="77777777" w:rsidR="00923DFD" w:rsidRDefault="00C0281C">
      <w:pPr>
        <w:rPr>
          <w:lang w:val="en"/>
        </w:rPr>
      </w:pPr>
      <w:r>
        <w:rPr>
          <w:lang w:val="en"/>
        </w:rPr>
        <w:t>Cấu trúc mỗi nhãn (tương ứng là mỗi dòng trong tệp chứa các nhãn):</w:t>
      </w:r>
    </w:p>
    <w:p w14:paraId="7D305276" w14:textId="77777777" w:rsidR="00923DFD" w:rsidRDefault="00923DFD">
      <w:pPr>
        <w:rPr>
          <w:lang w:val="en"/>
        </w:rPr>
      </w:pPr>
    </w:p>
    <w:p w14:paraId="41D8703A" w14:textId="77777777" w:rsidR="00923DFD" w:rsidRDefault="00C0281C">
      <w:pPr>
        <w:rPr>
          <w:lang w:val="en"/>
        </w:rPr>
      </w:pPr>
      <w:r>
        <w:rPr>
          <w:lang w:val="en"/>
        </w:rPr>
        <w:t>p1^p2-p3+p4=p5@p6_p7/</w:t>
      </w:r>
      <w:proofErr w:type="gramStart"/>
      <w:r>
        <w:rPr>
          <w:lang w:val="en"/>
        </w:rPr>
        <w:t>A:a</w:t>
      </w:r>
      <w:proofErr w:type="gramEnd"/>
      <w:r>
        <w:rPr>
          <w:lang w:val="en"/>
        </w:rPr>
        <w:t>1_a2/B:b1-b2@b3-b4&amp;b5-b6/C:c1+c2/D:d1-</w:t>
      </w:r>
    </w:p>
    <w:p w14:paraId="2756488C" w14:textId="77777777" w:rsidR="00923DFD" w:rsidRDefault="00C0281C">
      <w:pPr>
        <w:rPr>
          <w:lang w:val="en"/>
        </w:rPr>
      </w:pPr>
      <w:r>
        <w:rPr>
          <w:lang w:val="en"/>
        </w:rPr>
        <w:t>d2/</w:t>
      </w:r>
      <w:proofErr w:type="gramStart"/>
      <w:r>
        <w:rPr>
          <w:lang w:val="en"/>
        </w:rPr>
        <w:t>E:e</w:t>
      </w:r>
      <w:proofErr w:type="gramEnd"/>
      <w:r>
        <w:rPr>
          <w:lang w:val="en"/>
        </w:rPr>
        <w:t>1+e2/F:f1-f2/G:g1-g2/H:h1=h2@h3=h4/I:i1_i2/J:j1+j2-j3</w:t>
      </w:r>
    </w:p>
    <w:p w14:paraId="3429F6C8" w14:textId="77777777" w:rsidR="00923DFD" w:rsidRDefault="00C0281C">
      <w:r>
        <w:rPr>
          <w:lang w:val="en"/>
        </w:rPr>
        <w:t>Giải thích các trường cho nhãn trên như sau:</w:t>
      </w:r>
    </w:p>
    <w:tbl>
      <w:tblPr>
        <w:tblStyle w:val="TableGrid"/>
        <w:tblW w:w="8720" w:type="dxa"/>
        <w:tblLayout w:type="fixed"/>
        <w:tblLook w:val="04A0" w:firstRow="1" w:lastRow="0" w:firstColumn="1" w:lastColumn="0" w:noHBand="0" w:noVBand="1"/>
      </w:tblPr>
      <w:tblGrid>
        <w:gridCol w:w="1527"/>
        <w:gridCol w:w="7193"/>
      </w:tblGrid>
      <w:tr w:rsidR="00923DFD" w14:paraId="4F674314" w14:textId="77777777">
        <w:tc>
          <w:tcPr>
            <w:tcW w:w="1527" w:type="dxa"/>
          </w:tcPr>
          <w:p w14:paraId="48ED1AEA" w14:textId="77777777" w:rsidR="00923DFD" w:rsidRDefault="00C0281C">
            <w:pPr>
              <w:rPr>
                <w:lang w:val="en"/>
              </w:rPr>
            </w:pPr>
            <w:r>
              <w:rPr>
                <w:lang w:val="en"/>
              </w:rPr>
              <w:t>Trường</w:t>
            </w:r>
          </w:p>
        </w:tc>
        <w:tc>
          <w:tcPr>
            <w:tcW w:w="7193" w:type="dxa"/>
          </w:tcPr>
          <w:p w14:paraId="4B2E6F0E" w14:textId="77777777" w:rsidR="00923DFD" w:rsidRDefault="00C0281C">
            <w:pPr>
              <w:rPr>
                <w:lang w:val="en"/>
              </w:rPr>
            </w:pPr>
            <w:r>
              <w:rPr>
                <w:lang w:val="en"/>
              </w:rPr>
              <w:t>Mô tả</w:t>
            </w:r>
          </w:p>
        </w:tc>
      </w:tr>
      <w:tr w:rsidR="00923DFD" w14:paraId="52D5D986" w14:textId="77777777">
        <w:tc>
          <w:tcPr>
            <w:tcW w:w="1527" w:type="dxa"/>
          </w:tcPr>
          <w:p w14:paraId="47852BAF" w14:textId="77777777" w:rsidR="00923DFD" w:rsidRDefault="00C0281C">
            <w:r>
              <w:t xml:space="preserve">P1 </w:t>
            </w:r>
          </w:p>
        </w:tc>
        <w:tc>
          <w:tcPr>
            <w:tcW w:w="7193" w:type="dxa"/>
          </w:tcPr>
          <w:p w14:paraId="5AE9B51C" w14:textId="77777777" w:rsidR="00923DFD" w:rsidRDefault="00C0281C">
            <w:r>
              <w:t>Âm vị phía trước của âm vị phía trước âm vị hiện tại</w:t>
            </w:r>
          </w:p>
        </w:tc>
      </w:tr>
      <w:tr w:rsidR="00923DFD" w14:paraId="40C5E685" w14:textId="77777777">
        <w:tc>
          <w:tcPr>
            <w:tcW w:w="1527" w:type="dxa"/>
          </w:tcPr>
          <w:p w14:paraId="7106C829" w14:textId="77777777" w:rsidR="00923DFD" w:rsidRDefault="00C0281C">
            <w:pPr>
              <w:rPr>
                <w:lang w:val="en"/>
              </w:rPr>
            </w:pPr>
            <w:r>
              <w:rPr>
                <w:lang w:val="en"/>
              </w:rPr>
              <w:t>P2</w:t>
            </w:r>
          </w:p>
        </w:tc>
        <w:tc>
          <w:tcPr>
            <w:tcW w:w="7193" w:type="dxa"/>
          </w:tcPr>
          <w:p w14:paraId="2C39CEF9" w14:textId="77777777" w:rsidR="00923DFD" w:rsidRDefault="00C0281C">
            <w:pPr>
              <w:rPr>
                <w:lang w:val="en"/>
              </w:rPr>
            </w:pPr>
            <w:r>
              <w:rPr>
                <w:lang w:val="en"/>
              </w:rPr>
              <w:t>Âm vị phía trước âm vị hiện tại</w:t>
            </w:r>
          </w:p>
        </w:tc>
      </w:tr>
      <w:tr w:rsidR="00923DFD" w14:paraId="2A5ED756" w14:textId="77777777">
        <w:tc>
          <w:tcPr>
            <w:tcW w:w="1527" w:type="dxa"/>
          </w:tcPr>
          <w:p w14:paraId="032961C6" w14:textId="77777777" w:rsidR="00923DFD" w:rsidRDefault="00C0281C">
            <w:pPr>
              <w:rPr>
                <w:lang w:val="en"/>
              </w:rPr>
            </w:pPr>
            <w:r>
              <w:rPr>
                <w:lang w:val="en"/>
              </w:rPr>
              <w:t>P3</w:t>
            </w:r>
          </w:p>
        </w:tc>
        <w:tc>
          <w:tcPr>
            <w:tcW w:w="7193" w:type="dxa"/>
          </w:tcPr>
          <w:p w14:paraId="65989A28" w14:textId="77777777" w:rsidR="00923DFD" w:rsidRDefault="00C0281C">
            <w:pPr>
              <w:rPr>
                <w:lang w:val="en"/>
              </w:rPr>
            </w:pPr>
            <w:r>
              <w:rPr>
                <w:lang w:val="en"/>
              </w:rPr>
              <w:t>Âm vị hiện tại</w:t>
            </w:r>
          </w:p>
        </w:tc>
      </w:tr>
      <w:tr w:rsidR="00923DFD" w14:paraId="717196F7" w14:textId="77777777">
        <w:tc>
          <w:tcPr>
            <w:tcW w:w="1527" w:type="dxa"/>
          </w:tcPr>
          <w:p w14:paraId="1377D0D1" w14:textId="77777777" w:rsidR="00923DFD" w:rsidRDefault="00C0281C">
            <w:pPr>
              <w:rPr>
                <w:lang w:val="en"/>
              </w:rPr>
            </w:pPr>
            <w:r>
              <w:rPr>
                <w:lang w:val="en"/>
              </w:rPr>
              <w:t>P4</w:t>
            </w:r>
          </w:p>
        </w:tc>
        <w:tc>
          <w:tcPr>
            <w:tcW w:w="7193" w:type="dxa"/>
          </w:tcPr>
          <w:p w14:paraId="76929BD8" w14:textId="77777777" w:rsidR="00923DFD" w:rsidRDefault="00C0281C">
            <w:pPr>
              <w:rPr>
                <w:lang w:val="en"/>
              </w:rPr>
            </w:pPr>
            <w:r>
              <w:rPr>
                <w:lang w:val="en"/>
              </w:rPr>
              <w:t>Âm vị tiếp theo</w:t>
            </w:r>
          </w:p>
        </w:tc>
      </w:tr>
      <w:tr w:rsidR="00923DFD" w14:paraId="2A87F265" w14:textId="77777777">
        <w:tc>
          <w:tcPr>
            <w:tcW w:w="1527" w:type="dxa"/>
          </w:tcPr>
          <w:p w14:paraId="2DB97858" w14:textId="77777777" w:rsidR="00923DFD" w:rsidRDefault="00C0281C">
            <w:pPr>
              <w:rPr>
                <w:lang w:val="en"/>
              </w:rPr>
            </w:pPr>
            <w:r>
              <w:rPr>
                <w:lang w:val="en"/>
              </w:rPr>
              <w:t>P5</w:t>
            </w:r>
          </w:p>
        </w:tc>
        <w:tc>
          <w:tcPr>
            <w:tcW w:w="7193" w:type="dxa"/>
          </w:tcPr>
          <w:p w14:paraId="3F4A9020" w14:textId="77777777" w:rsidR="00923DFD" w:rsidRDefault="00C0281C">
            <w:pPr>
              <w:rPr>
                <w:lang w:val="en"/>
              </w:rPr>
            </w:pPr>
            <w:r>
              <w:rPr>
                <w:lang w:val="en"/>
              </w:rPr>
              <w:t>Âm vị phía sau âm vị tiếp theo</w:t>
            </w:r>
          </w:p>
        </w:tc>
      </w:tr>
      <w:tr w:rsidR="00923DFD" w14:paraId="4076269C" w14:textId="77777777">
        <w:tc>
          <w:tcPr>
            <w:tcW w:w="1527" w:type="dxa"/>
          </w:tcPr>
          <w:p w14:paraId="3C6ACD35" w14:textId="77777777" w:rsidR="00923DFD" w:rsidRDefault="00C0281C">
            <w:pPr>
              <w:rPr>
                <w:lang w:val="en"/>
              </w:rPr>
            </w:pPr>
            <w:r>
              <w:rPr>
                <w:lang w:val="en"/>
              </w:rPr>
              <w:t>P6</w:t>
            </w:r>
          </w:p>
        </w:tc>
        <w:tc>
          <w:tcPr>
            <w:tcW w:w="7193" w:type="dxa"/>
          </w:tcPr>
          <w:p w14:paraId="684F2CCA" w14:textId="77777777" w:rsidR="00923DFD" w:rsidRDefault="00C0281C">
            <w:pPr>
              <w:rPr>
                <w:lang w:val="en"/>
              </w:rPr>
            </w:pPr>
            <w:r>
              <w:rPr>
                <w:lang w:val="en"/>
              </w:rPr>
              <w:t>Vị trí của âm vị hiện tại trong từ hiện tại (tính từ phía trước)</w:t>
            </w:r>
          </w:p>
        </w:tc>
      </w:tr>
      <w:tr w:rsidR="00923DFD" w14:paraId="6F0AEA88" w14:textId="77777777">
        <w:tc>
          <w:tcPr>
            <w:tcW w:w="1527" w:type="dxa"/>
          </w:tcPr>
          <w:p w14:paraId="0FB417BA" w14:textId="77777777" w:rsidR="00923DFD" w:rsidRDefault="00C0281C">
            <w:pPr>
              <w:rPr>
                <w:lang w:val="en"/>
              </w:rPr>
            </w:pPr>
            <w:r>
              <w:rPr>
                <w:lang w:val="en"/>
              </w:rPr>
              <w:t>P7</w:t>
            </w:r>
          </w:p>
        </w:tc>
        <w:tc>
          <w:tcPr>
            <w:tcW w:w="7193" w:type="dxa"/>
          </w:tcPr>
          <w:p w14:paraId="0AFEE103" w14:textId="77777777" w:rsidR="00923DFD" w:rsidRDefault="00C0281C">
            <w:pPr>
              <w:rPr>
                <w:lang w:val="en"/>
              </w:rPr>
            </w:pPr>
            <w:r>
              <w:rPr>
                <w:lang w:val="en"/>
              </w:rPr>
              <w:t>Vị trí của âm vị hiện tại trong từ hiện tại (tính từ phía sau)</w:t>
            </w:r>
          </w:p>
        </w:tc>
      </w:tr>
      <w:tr w:rsidR="00923DFD" w14:paraId="126BF82A" w14:textId="77777777">
        <w:trPr>
          <w:trHeight w:val="565"/>
        </w:trPr>
        <w:tc>
          <w:tcPr>
            <w:tcW w:w="1527" w:type="dxa"/>
          </w:tcPr>
          <w:p w14:paraId="10D45753" w14:textId="77777777" w:rsidR="00923DFD" w:rsidRDefault="00923DFD"/>
        </w:tc>
        <w:tc>
          <w:tcPr>
            <w:tcW w:w="7193" w:type="dxa"/>
          </w:tcPr>
          <w:p w14:paraId="3D26BEA1" w14:textId="77777777" w:rsidR="00923DFD" w:rsidRDefault="00923DFD"/>
        </w:tc>
      </w:tr>
      <w:tr w:rsidR="00923DFD" w14:paraId="6048B723" w14:textId="77777777">
        <w:tc>
          <w:tcPr>
            <w:tcW w:w="1527" w:type="dxa"/>
          </w:tcPr>
          <w:p w14:paraId="531C1648" w14:textId="77777777" w:rsidR="00923DFD" w:rsidRDefault="00C0281C">
            <w:pPr>
              <w:rPr>
                <w:lang w:val="en"/>
              </w:rPr>
            </w:pPr>
            <w:r>
              <w:rPr>
                <w:lang w:val="en"/>
              </w:rPr>
              <w:t>A1</w:t>
            </w:r>
          </w:p>
        </w:tc>
        <w:tc>
          <w:tcPr>
            <w:tcW w:w="7193" w:type="dxa"/>
          </w:tcPr>
          <w:p w14:paraId="778FBCBE" w14:textId="77777777" w:rsidR="00923DFD" w:rsidRDefault="00C0281C">
            <w:pPr>
              <w:rPr>
                <w:lang w:val="en"/>
              </w:rPr>
            </w:pPr>
            <w:r>
              <w:rPr>
                <w:lang w:val="en"/>
              </w:rPr>
              <w:t>Thanh điệu ở âm tiết phía trước</w:t>
            </w:r>
          </w:p>
        </w:tc>
      </w:tr>
      <w:tr w:rsidR="00923DFD" w14:paraId="5AB7E981" w14:textId="77777777">
        <w:tc>
          <w:tcPr>
            <w:tcW w:w="1527" w:type="dxa"/>
          </w:tcPr>
          <w:p w14:paraId="60A6AC21" w14:textId="77777777" w:rsidR="00923DFD" w:rsidRDefault="00C0281C">
            <w:pPr>
              <w:rPr>
                <w:lang w:val="en"/>
              </w:rPr>
            </w:pPr>
            <w:r>
              <w:rPr>
                <w:lang w:val="en"/>
              </w:rPr>
              <w:t>A2</w:t>
            </w:r>
          </w:p>
        </w:tc>
        <w:tc>
          <w:tcPr>
            <w:tcW w:w="7193" w:type="dxa"/>
          </w:tcPr>
          <w:p w14:paraId="752655D6" w14:textId="77777777" w:rsidR="00923DFD" w:rsidRDefault="00C0281C">
            <w:pPr>
              <w:rPr>
                <w:lang w:val="en"/>
              </w:rPr>
            </w:pPr>
            <w:r>
              <w:rPr>
                <w:lang w:val="en"/>
              </w:rPr>
              <w:t>Số lượng âm vị trong âm tiết phía trước</w:t>
            </w:r>
          </w:p>
        </w:tc>
      </w:tr>
      <w:tr w:rsidR="00923DFD" w14:paraId="35BEFAAB" w14:textId="77777777">
        <w:trPr>
          <w:trHeight w:val="565"/>
        </w:trPr>
        <w:tc>
          <w:tcPr>
            <w:tcW w:w="1527" w:type="dxa"/>
          </w:tcPr>
          <w:p w14:paraId="5C85CFF4" w14:textId="77777777" w:rsidR="00923DFD" w:rsidRDefault="00923DFD">
            <w:pPr>
              <w:rPr>
                <w:lang w:val="en"/>
              </w:rPr>
            </w:pPr>
          </w:p>
        </w:tc>
        <w:tc>
          <w:tcPr>
            <w:tcW w:w="7193" w:type="dxa"/>
          </w:tcPr>
          <w:p w14:paraId="1487B888" w14:textId="77777777" w:rsidR="00923DFD" w:rsidRDefault="00923DFD"/>
        </w:tc>
      </w:tr>
      <w:tr w:rsidR="00923DFD" w14:paraId="41181166" w14:textId="77777777">
        <w:tc>
          <w:tcPr>
            <w:tcW w:w="1527" w:type="dxa"/>
          </w:tcPr>
          <w:p w14:paraId="7AA353F9" w14:textId="77777777" w:rsidR="00923DFD" w:rsidRDefault="00C0281C">
            <w:pPr>
              <w:rPr>
                <w:lang w:val="en"/>
              </w:rPr>
            </w:pPr>
            <w:r>
              <w:rPr>
                <w:lang w:val="en"/>
              </w:rPr>
              <w:t>B1</w:t>
            </w:r>
          </w:p>
        </w:tc>
        <w:tc>
          <w:tcPr>
            <w:tcW w:w="7193" w:type="dxa"/>
          </w:tcPr>
          <w:p w14:paraId="66D98033" w14:textId="77777777" w:rsidR="00923DFD" w:rsidRDefault="00C0281C">
            <w:pPr>
              <w:rPr>
                <w:lang w:val="en"/>
              </w:rPr>
            </w:pPr>
            <w:r>
              <w:rPr>
                <w:lang w:val="en"/>
              </w:rPr>
              <w:t>Thanh điệu của âm tiết hiện tại</w:t>
            </w:r>
          </w:p>
        </w:tc>
      </w:tr>
      <w:tr w:rsidR="00923DFD" w14:paraId="2F9036F1" w14:textId="77777777">
        <w:tc>
          <w:tcPr>
            <w:tcW w:w="1527" w:type="dxa"/>
          </w:tcPr>
          <w:p w14:paraId="53604CF8" w14:textId="77777777" w:rsidR="00923DFD" w:rsidRDefault="00C0281C">
            <w:pPr>
              <w:rPr>
                <w:lang w:val="en"/>
              </w:rPr>
            </w:pPr>
            <w:r>
              <w:rPr>
                <w:lang w:val="en"/>
              </w:rPr>
              <w:t>B2</w:t>
            </w:r>
          </w:p>
        </w:tc>
        <w:tc>
          <w:tcPr>
            <w:tcW w:w="7193" w:type="dxa"/>
          </w:tcPr>
          <w:p w14:paraId="3075BAE9" w14:textId="77777777" w:rsidR="00923DFD" w:rsidRDefault="00C0281C">
            <w:pPr>
              <w:rPr>
                <w:lang w:val="en"/>
              </w:rPr>
            </w:pPr>
            <w:r>
              <w:rPr>
                <w:lang w:val="en"/>
              </w:rPr>
              <w:t>Số lượng âm vị trong âm tiết hiện tại</w:t>
            </w:r>
          </w:p>
        </w:tc>
      </w:tr>
      <w:tr w:rsidR="00923DFD" w14:paraId="3343E6A9" w14:textId="77777777">
        <w:tc>
          <w:tcPr>
            <w:tcW w:w="1527" w:type="dxa"/>
          </w:tcPr>
          <w:p w14:paraId="4A987B2A" w14:textId="77777777" w:rsidR="00923DFD" w:rsidRDefault="00C0281C">
            <w:pPr>
              <w:rPr>
                <w:lang w:val="en"/>
              </w:rPr>
            </w:pPr>
            <w:r>
              <w:rPr>
                <w:lang w:val="en"/>
              </w:rPr>
              <w:t>B3</w:t>
            </w:r>
          </w:p>
        </w:tc>
        <w:tc>
          <w:tcPr>
            <w:tcW w:w="7193" w:type="dxa"/>
          </w:tcPr>
          <w:p w14:paraId="56B9DC43" w14:textId="77777777" w:rsidR="00923DFD" w:rsidRDefault="00C0281C">
            <w:pPr>
              <w:rPr>
                <w:lang w:val="en"/>
              </w:rPr>
            </w:pPr>
            <w:r>
              <w:rPr>
                <w:lang w:val="en"/>
              </w:rPr>
              <w:t>Vị trí của âm tiết trong từ hiện tại (tính từ phía trước)</w:t>
            </w:r>
          </w:p>
        </w:tc>
      </w:tr>
      <w:tr w:rsidR="00923DFD" w14:paraId="6C7C3953" w14:textId="77777777">
        <w:tc>
          <w:tcPr>
            <w:tcW w:w="1527" w:type="dxa"/>
          </w:tcPr>
          <w:p w14:paraId="4EF49F96" w14:textId="77777777" w:rsidR="00923DFD" w:rsidRDefault="00C0281C">
            <w:pPr>
              <w:rPr>
                <w:lang w:val="en"/>
              </w:rPr>
            </w:pPr>
            <w:r>
              <w:rPr>
                <w:lang w:val="en"/>
              </w:rPr>
              <w:t>B4</w:t>
            </w:r>
          </w:p>
        </w:tc>
        <w:tc>
          <w:tcPr>
            <w:tcW w:w="7193" w:type="dxa"/>
          </w:tcPr>
          <w:p w14:paraId="199B0E31" w14:textId="77777777" w:rsidR="00923DFD" w:rsidRDefault="00C0281C">
            <w:pPr>
              <w:rPr>
                <w:lang w:val="en"/>
              </w:rPr>
            </w:pPr>
            <w:r>
              <w:rPr>
                <w:lang w:val="en"/>
              </w:rPr>
              <w:t>Vị trí của âm tiết trong từ hiện tại (tính từ phía sau)</w:t>
            </w:r>
          </w:p>
        </w:tc>
      </w:tr>
      <w:tr w:rsidR="00923DFD" w14:paraId="52D1CB05" w14:textId="77777777">
        <w:tc>
          <w:tcPr>
            <w:tcW w:w="1527" w:type="dxa"/>
          </w:tcPr>
          <w:p w14:paraId="74B028F3" w14:textId="77777777" w:rsidR="00923DFD" w:rsidRDefault="00C0281C">
            <w:pPr>
              <w:rPr>
                <w:lang w:val="en"/>
              </w:rPr>
            </w:pPr>
            <w:r>
              <w:rPr>
                <w:lang w:val="en"/>
              </w:rPr>
              <w:t>B5</w:t>
            </w:r>
          </w:p>
        </w:tc>
        <w:tc>
          <w:tcPr>
            <w:tcW w:w="7193" w:type="dxa"/>
          </w:tcPr>
          <w:p w14:paraId="251FDF9A" w14:textId="77777777" w:rsidR="00923DFD" w:rsidRDefault="00C0281C">
            <w:r>
              <w:rPr>
                <w:lang w:val="en"/>
              </w:rPr>
              <w:t>Vị trí của âm tiết hiện tại trong cụm từ hiện tại (tính từ phía trước)</w:t>
            </w:r>
          </w:p>
        </w:tc>
      </w:tr>
      <w:tr w:rsidR="00923DFD" w14:paraId="5BD11155" w14:textId="77777777">
        <w:tc>
          <w:tcPr>
            <w:tcW w:w="1527" w:type="dxa"/>
          </w:tcPr>
          <w:p w14:paraId="556661DF" w14:textId="77777777" w:rsidR="00923DFD" w:rsidRDefault="00C0281C">
            <w:pPr>
              <w:rPr>
                <w:lang w:val="en"/>
              </w:rPr>
            </w:pPr>
            <w:r>
              <w:rPr>
                <w:lang w:val="en"/>
              </w:rPr>
              <w:t>B6</w:t>
            </w:r>
          </w:p>
        </w:tc>
        <w:tc>
          <w:tcPr>
            <w:tcW w:w="7193" w:type="dxa"/>
          </w:tcPr>
          <w:p w14:paraId="53C586CC" w14:textId="77777777" w:rsidR="00923DFD" w:rsidRDefault="00C0281C">
            <w:r>
              <w:rPr>
                <w:lang w:val="en"/>
              </w:rPr>
              <w:t>Vị trí của âm tiết hiện tại trong cụm từ hiện tại (tính từ phía sau)</w:t>
            </w:r>
          </w:p>
        </w:tc>
      </w:tr>
      <w:tr w:rsidR="00923DFD" w14:paraId="49898E2D" w14:textId="77777777">
        <w:trPr>
          <w:trHeight w:val="556"/>
        </w:trPr>
        <w:tc>
          <w:tcPr>
            <w:tcW w:w="1527" w:type="dxa"/>
          </w:tcPr>
          <w:p w14:paraId="7E92BFD1" w14:textId="77777777" w:rsidR="00923DFD" w:rsidRDefault="00923DFD">
            <w:pPr>
              <w:rPr>
                <w:lang w:val="en"/>
              </w:rPr>
            </w:pPr>
          </w:p>
        </w:tc>
        <w:tc>
          <w:tcPr>
            <w:tcW w:w="7193" w:type="dxa"/>
          </w:tcPr>
          <w:p w14:paraId="5ED5C23D" w14:textId="77777777" w:rsidR="00923DFD" w:rsidRDefault="00923DFD"/>
        </w:tc>
      </w:tr>
      <w:tr w:rsidR="00923DFD" w14:paraId="63D94F9E" w14:textId="77777777">
        <w:tc>
          <w:tcPr>
            <w:tcW w:w="1527" w:type="dxa"/>
          </w:tcPr>
          <w:p w14:paraId="3D204364" w14:textId="77777777" w:rsidR="00923DFD" w:rsidRDefault="00C0281C">
            <w:pPr>
              <w:rPr>
                <w:lang w:val="en"/>
              </w:rPr>
            </w:pPr>
            <w:r>
              <w:rPr>
                <w:lang w:val="en"/>
              </w:rPr>
              <w:t>C1</w:t>
            </w:r>
          </w:p>
        </w:tc>
        <w:tc>
          <w:tcPr>
            <w:tcW w:w="7193" w:type="dxa"/>
          </w:tcPr>
          <w:p w14:paraId="19C63483" w14:textId="77777777" w:rsidR="00923DFD" w:rsidRDefault="00C0281C">
            <w:pPr>
              <w:rPr>
                <w:lang w:val="en"/>
              </w:rPr>
            </w:pPr>
            <w:r>
              <w:rPr>
                <w:lang w:val="en"/>
              </w:rPr>
              <w:t>Thanh điệu của từ tiếp theo</w:t>
            </w:r>
          </w:p>
        </w:tc>
      </w:tr>
      <w:tr w:rsidR="00923DFD" w14:paraId="33BDEDF7" w14:textId="77777777">
        <w:tc>
          <w:tcPr>
            <w:tcW w:w="1527" w:type="dxa"/>
          </w:tcPr>
          <w:p w14:paraId="22D04BEC" w14:textId="77777777" w:rsidR="00923DFD" w:rsidRDefault="00C0281C">
            <w:pPr>
              <w:rPr>
                <w:lang w:val="en"/>
              </w:rPr>
            </w:pPr>
            <w:r>
              <w:rPr>
                <w:lang w:val="en"/>
              </w:rPr>
              <w:t>C2</w:t>
            </w:r>
          </w:p>
        </w:tc>
        <w:tc>
          <w:tcPr>
            <w:tcW w:w="7193" w:type="dxa"/>
          </w:tcPr>
          <w:p w14:paraId="2BFD6950" w14:textId="77777777" w:rsidR="00923DFD" w:rsidRDefault="00C0281C">
            <w:pPr>
              <w:rPr>
                <w:lang w:val="en"/>
              </w:rPr>
            </w:pPr>
            <w:r>
              <w:rPr>
                <w:lang w:val="en"/>
              </w:rPr>
              <w:t>Số lượng âm vị trong âm tiết tiếp theo</w:t>
            </w:r>
          </w:p>
        </w:tc>
      </w:tr>
      <w:tr w:rsidR="00923DFD" w14:paraId="53A25965" w14:textId="77777777">
        <w:trPr>
          <w:trHeight w:val="543"/>
        </w:trPr>
        <w:tc>
          <w:tcPr>
            <w:tcW w:w="1527" w:type="dxa"/>
          </w:tcPr>
          <w:p w14:paraId="185EF6A6" w14:textId="77777777" w:rsidR="00923DFD" w:rsidRDefault="00923DFD">
            <w:pPr>
              <w:rPr>
                <w:lang w:val="en"/>
              </w:rPr>
            </w:pPr>
          </w:p>
        </w:tc>
        <w:tc>
          <w:tcPr>
            <w:tcW w:w="7193" w:type="dxa"/>
          </w:tcPr>
          <w:p w14:paraId="0E28F096" w14:textId="77777777" w:rsidR="00923DFD" w:rsidRDefault="00923DFD"/>
        </w:tc>
      </w:tr>
      <w:tr w:rsidR="00923DFD" w14:paraId="1BFBB514" w14:textId="77777777">
        <w:tc>
          <w:tcPr>
            <w:tcW w:w="1527" w:type="dxa"/>
          </w:tcPr>
          <w:p w14:paraId="164C6CA8" w14:textId="77777777" w:rsidR="00923DFD" w:rsidRDefault="00C0281C">
            <w:pPr>
              <w:rPr>
                <w:lang w:val="en"/>
              </w:rPr>
            </w:pPr>
            <w:r>
              <w:rPr>
                <w:lang w:val="en"/>
              </w:rPr>
              <w:t>D1</w:t>
            </w:r>
          </w:p>
        </w:tc>
        <w:tc>
          <w:tcPr>
            <w:tcW w:w="7193" w:type="dxa"/>
          </w:tcPr>
          <w:p w14:paraId="0CF13144" w14:textId="77777777" w:rsidR="00923DFD" w:rsidRDefault="00C0281C">
            <w:pPr>
              <w:rPr>
                <w:lang w:val="en"/>
              </w:rPr>
            </w:pPr>
            <w:r>
              <w:rPr>
                <w:lang w:val="en"/>
              </w:rPr>
              <w:t>Nhãn từ loại của từ phía trước</w:t>
            </w:r>
          </w:p>
        </w:tc>
      </w:tr>
      <w:tr w:rsidR="00923DFD" w14:paraId="60EDEC0A" w14:textId="77777777">
        <w:tc>
          <w:tcPr>
            <w:tcW w:w="1527" w:type="dxa"/>
          </w:tcPr>
          <w:p w14:paraId="225E7CA9" w14:textId="77777777" w:rsidR="00923DFD" w:rsidRDefault="00C0281C">
            <w:pPr>
              <w:rPr>
                <w:lang w:val="en"/>
              </w:rPr>
            </w:pPr>
            <w:r>
              <w:rPr>
                <w:lang w:val="en"/>
              </w:rPr>
              <w:t>D2</w:t>
            </w:r>
          </w:p>
        </w:tc>
        <w:tc>
          <w:tcPr>
            <w:tcW w:w="7193" w:type="dxa"/>
          </w:tcPr>
          <w:p w14:paraId="1DE1224F" w14:textId="77777777" w:rsidR="00923DFD" w:rsidRDefault="00C0281C">
            <w:pPr>
              <w:rPr>
                <w:lang w:val="en"/>
              </w:rPr>
            </w:pPr>
            <w:r>
              <w:rPr>
                <w:lang w:val="en"/>
              </w:rPr>
              <w:t>Số lượng âm vị trong từ phía trước</w:t>
            </w:r>
          </w:p>
        </w:tc>
      </w:tr>
      <w:tr w:rsidR="00923DFD" w14:paraId="1C79BDC6" w14:textId="77777777">
        <w:trPr>
          <w:trHeight w:val="540"/>
        </w:trPr>
        <w:tc>
          <w:tcPr>
            <w:tcW w:w="1527" w:type="dxa"/>
          </w:tcPr>
          <w:p w14:paraId="22853671" w14:textId="77777777" w:rsidR="00923DFD" w:rsidRDefault="00923DFD">
            <w:pPr>
              <w:rPr>
                <w:lang w:val="en"/>
              </w:rPr>
            </w:pPr>
          </w:p>
        </w:tc>
        <w:tc>
          <w:tcPr>
            <w:tcW w:w="7193" w:type="dxa"/>
          </w:tcPr>
          <w:p w14:paraId="6B865BB9" w14:textId="77777777" w:rsidR="00923DFD" w:rsidRDefault="00923DFD"/>
        </w:tc>
      </w:tr>
      <w:tr w:rsidR="00923DFD" w14:paraId="3D9D1AC0" w14:textId="77777777">
        <w:tc>
          <w:tcPr>
            <w:tcW w:w="1527" w:type="dxa"/>
          </w:tcPr>
          <w:p w14:paraId="05720842" w14:textId="77777777" w:rsidR="00923DFD" w:rsidRDefault="00C0281C">
            <w:pPr>
              <w:rPr>
                <w:lang w:val="en"/>
              </w:rPr>
            </w:pPr>
            <w:r>
              <w:rPr>
                <w:lang w:val="en"/>
              </w:rPr>
              <w:t>E1</w:t>
            </w:r>
          </w:p>
        </w:tc>
        <w:tc>
          <w:tcPr>
            <w:tcW w:w="7193" w:type="dxa"/>
          </w:tcPr>
          <w:p w14:paraId="02B38FB7" w14:textId="77777777" w:rsidR="00923DFD" w:rsidRDefault="00C0281C">
            <w:pPr>
              <w:rPr>
                <w:lang w:val="en"/>
              </w:rPr>
            </w:pPr>
            <w:r>
              <w:rPr>
                <w:lang w:val="en"/>
              </w:rPr>
              <w:t>Nhãn từ loại của từ hiện tại</w:t>
            </w:r>
          </w:p>
        </w:tc>
      </w:tr>
      <w:tr w:rsidR="00923DFD" w14:paraId="37700FC5" w14:textId="77777777">
        <w:tc>
          <w:tcPr>
            <w:tcW w:w="1527" w:type="dxa"/>
          </w:tcPr>
          <w:p w14:paraId="4F18053A" w14:textId="77777777" w:rsidR="00923DFD" w:rsidRDefault="00C0281C">
            <w:pPr>
              <w:rPr>
                <w:lang w:val="en"/>
              </w:rPr>
            </w:pPr>
            <w:r>
              <w:rPr>
                <w:lang w:val="en"/>
              </w:rPr>
              <w:t>E2</w:t>
            </w:r>
          </w:p>
        </w:tc>
        <w:tc>
          <w:tcPr>
            <w:tcW w:w="7193" w:type="dxa"/>
          </w:tcPr>
          <w:p w14:paraId="678D6BDE" w14:textId="77777777" w:rsidR="00923DFD" w:rsidRDefault="00C0281C">
            <w:pPr>
              <w:rPr>
                <w:lang w:val="en"/>
              </w:rPr>
            </w:pPr>
            <w:r>
              <w:rPr>
                <w:lang w:val="en"/>
              </w:rPr>
              <w:t>Số lượng âm vị trong từ hiện tại</w:t>
            </w:r>
          </w:p>
        </w:tc>
      </w:tr>
      <w:tr w:rsidR="00923DFD" w14:paraId="582A4884" w14:textId="77777777">
        <w:trPr>
          <w:trHeight w:val="590"/>
        </w:trPr>
        <w:tc>
          <w:tcPr>
            <w:tcW w:w="1527" w:type="dxa"/>
          </w:tcPr>
          <w:p w14:paraId="6119D686" w14:textId="77777777" w:rsidR="00923DFD" w:rsidRDefault="00923DFD">
            <w:pPr>
              <w:rPr>
                <w:lang w:val="en"/>
              </w:rPr>
            </w:pPr>
          </w:p>
        </w:tc>
        <w:tc>
          <w:tcPr>
            <w:tcW w:w="7193" w:type="dxa"/>
          </w:tcPr>
          <w:p w14:paraId="3747CA57" w14:textId="77777777" w:rsidR="00923DFD" w:rsidRDefault="00923DFD"/>
        </w:tc>
      </w:tr>
      <w:tr w:rsidR="00923DFD" w14:paraId="31707F24" w14:textId="77777777">
        <w:tc>
          <w:tcPr>
            <w:tcW w:w="1527" w:type="dxa"/>
          </w:tcPr>
          <w:p w14:paraId="692CD2C8" w14:textId="77777777" w:rsidR="00923DFD" w:rsidRDefault="00C0281C">
            <w:pPr>
              <w:rPr>
                <w:lang w:val="en"/>
              </w:rPr>
            </w:pPr>
            <w:r>
              <w:rPr>
                <w:lang w:val="en"/>
              </w:rPr>
              <w:t>F1</w:t>
            </w:r>
          </w:p>
        </w:tc>
        <w:tc>
          <w:tcPr>
            <w:tcW w:w="7193" w:type="dxa"/>
          </w:tcPr>
          <w:p w14:paraId="779F32E5" w14:textId="77777777" w:rsidR="00923DFD" w:rsidRDefault="00C0281C">
            <w:pPr>
              <w:rPr>
                <w:lang w:val="en"/>
              </w:rPr>
            </w:pPr>
            <w:r>
              <w:rPr>
                <w:lang w:val="en"/>
              </w:rPr>
              <w:t>Nhãn của từ loại tiếp theo</w:t>
            </w:r>
          </w:p>
        </w:tc>
      </w:tr>
      <w:tr w:rsidR="00923DFD" w14:paraId="3133A09A" w14:textId="77777777">
        <w:tc>
          <w:tcPr>
            <w:tcW w:w="1527" w:type="dxa"/>
          </w:tcPr>
          <w:p w14:paraId="43CA5CF9" w14:textId="77777777" w:rsidR="00923DFD" w:rsidRDefault="00C0281C">
            <w:pPr>
              <w:rPr>
                <w:lang w:val="en"/>
              </w:rPr>
            </w:pPr>
            <w:r>
              <w:rPr>
                <w:lang w:val="en"/>
              </w:rPr>
              <w:t>F2</w:t>
            </w:r>
          </w:p>
        </w:tc>
        <w:tc>
          <w:tcPr>
            <w:tcW w:w="7193" w:type="dxa"/>
          </w:tcPr>
          <w:p w14:paraId="455D8E94" w14:textId="77777777" w:rsidR="00923DFD" w:rsidRDefault="00C0281C">
            <w:pPr>
              <w:rPr>
                <w:lang w:val="en"/>
              </w:rPr>
            </w:pPr>
            <w:r>
              <w:rPr>
                <w:lang w:val="en"/>
              </w:rPr>
              <w:t>Số lượng âm vị trong từ tiếp theo</w:t>
            </w:r>
          </w:p>
        </w:tc>
      </w:tr>
      <w:tr w:rsidR="00923DFD" w14:paraId="4DFDEFBD" w14:textId="77777777">
        <w:tc>
          <w:tcPr>
            <w:tcW w:w="1527" w:type="dxa"/>
          </w:tcPr>
          <w:p w14:paraId="24A50FCF" w14:textId="77777777" w:rsidR="00923DFD" w:rsidRDefault="00C0281C">
            <w:pPr>
              <w:rPr>
                <w:lang w:val="en"/>
              </w:rPr>
            </w:pPr>
            <w:r>
              <w:rPr>
                <w:lang w:val="en"/>
              </w:rPr>
              <w:t>G1</w:t>
            </w:r>
          </w:p>
        </w:tc>
        <w:tc>
          <w:tcPr>
            <w:tcW w:w="7193" w:type="dxa"/>
          </w:tcPr>
          <w:p w14:paraId="6B5C4632" w14:textId="77777777" w:rsidR="00923DFD" w:rsidRDefault="00C0281C">
            <w:pPr>
              <w:rPr>
                <w:lang w:val="en"/>
              </w:rPr>
            </w:pPr>
            <w:r>
              <w:rPr>
                <w:lang w:val="en"/>
              </w:rPr>
              <w:t>Số lượng âm vị trong cụm từ phía trước</w:t>
            </w:r>
          </w:p>
        </w:tc>
      </w:tr>
      <w:tr w:rsidR="00923DFD" w14:paraId="0AB06290" w14:textId="77777777">
        <w:tc>
          <w:tcPr>
            <w:tcW w:w="1527" w:type="dxa"/>
          </w:tcPr>
          <w:p w14:paraId="21E2FE01" w14:textId="77777777" w:rsidR="00923DFD" w:rsidRDefault="00C0281C">
            <w:pPr>
              <w:rPr>
                <w:lang w:val="en"/>
              </w:rPr>
            </w:pPr>
            <w:r>
              <w:rPr>
                <w:lang w:val="en"/>
              </w:rPr>
              <w:t>G2</w:t>
            </w:r>
          </w:p>
        </w:tc>
        <w:tc>
          <w:tcPr>
            <w:tcW w:w="7193" w:type="dxa"/>
          </w:tcPr>
          <w:p w14:paraId="1C3725C3" w14:textId="77777777" w:rsidR="00923DFD" w:rsidRDefault="00C0281C">
            <w:pPr>
              <w:rPr>
                <w:lang w:val="en"/>
              </w:rPr>
            </w:pPr>
            <w:r>
              <w:rPr>
                <w:lang w:val="en"/>
              </w:rPr>
              <w:t>Số lượng từ trong cụm từ phía trước</w:t>
            </w:r>
          </w:p>
        </w:tc>
      </w:tr>
      <w:tr w:rsidR="00923DFD" w14:paraId="71274460" w14:textId="77777777">
        <w:trPr>
          <w:trHeight w:val="578"/>
        </w:trPr>
        <w:tc>
          <w:tcPr>
            <w:tcW w:w="1527" w:type="dxa"/>
          </w:tcPr>
          <w:p w14:paraId="2BC1F50C" w14:textId="77777777" w:rsidR="00923DFD" w:rsidRDefault="00923DFD">
            <w:pPr>
              <w:rPr>
                <w:lang w:val="en"/>
              </w:rPr>
            </w:pPr>
          </w:p>
        </w:tc>
        <w:tc>
          <w:tcPr>
            <w:tcW w:w="7193" w:type="dxa"/>
          </w:tcPr>
          <w:p w14:paraId="4AE292D1" w14:textId="77777777" w:rsidR="00923DFD" w:rsidRDefault="00923DFD"/>
        </w:tc>
      </w:tr>
      <w:tr w:rsidR="00923DFD" w14:paraId="31A25FD7" w14:textId="77777777">
        <w:tc>
          <w:tcPr>
            <w:tcW w:w="1527" w:type="dxa"/>
          </w:tcPr>
          <w:p w14:paraId="0A76F8A9" w14:textId="77777777" w:rsidR="00923DFD" w:rsidRDefault="00C0281C">
            <w:pPr>
              <w:rPr>
                <w:lang w:val="en"/>
              </w:rPr>
            </w:pPr>
            <w:r>
              <w:rPr>
                <w:lang w:val="en"/>
              </w:rPr>
              <w:t>H1</w:t>
            </w:r>
          </w:p>
        </w:tc>
        <w:tc>
          <w:tcPr>
            <w:tcW w:w="7193" w:type="dxa"/>
          </w:tcPr>
          <w:p w14:paraId="112E2086" w14:textId="77777777" w:rsidR="00923DFD" w:rsidRDefault="00C0281C">
            <w:pPr>
              <w:rPr>
                <w:lang w:val="en"/>
              </w:rPr>
            </w:pPr>
            <w:r>
              <w:rPr>
                <w:lang w:val="en"/>
              </w:rPr>
              <w:t>Số lượng âm vị trong cụm từ hiện tại</w:t>
            </w:r>
          </w:p>
        </w:tc>
      </w:tr>
      <w:tr w:rsidR="00923DFD" w14:paraId="7A99BDDF" w14:textId="77777777">
        <w:tc>
          <w:tcPr>
            <w:tcW w:w="1527" w:type="dxa"/>
          </w:tcPr>
          <w:p w14:paraId="3D43868F" w14:textId="77777777" w:rsidR="00923DFD" w:rsidRDefault="00C0281C">
            <w:pPr>
              <w:rPr>
                <w:lang w:val="en"/>
              </w:rPr>
            </w:pPr>
            <w:r>
              <w:rPr>
                <w:lang w:val="en"/>
              </w:rPr>
              <w:t>H2</w:t>
            </w:r>
          </w:p>
        </w:tc>
        <w:tc>
          <w:tcPr>
            <w:tcW w:w="7193" w:type="dxa"/>
          </w:tcPr>
          <w:p w14:paraId="628DF26A" w14:textId="77777777" w:rsidR="00923DFD" w:rsidRDefault="00C0281C">
            <w:pPr>
              <w:rPr>
                <w:lang w:val="en"/>
              </w:rPr>
            </w:pPr>
            <w:r>
              <w:rPr>
                <w:lang w:val="en"/>
              </w:rPr>
              <w:t>Số lượng từ trong cụm từ hiện tại</w:t>
            </w:r>
          </w:p>
        </w:tc>
      </w:tr>
      <w:tr w:rsidR="00923DFD" w14:paraId="18186316" w14:textId="77777777">
        <w:tc>
          <w:tcPr>
            <w:tcW w:w="1527" w:type="dxa"/>
          </w:tcPr>
          <w:p w14:paraId="77160D64" w14:textId="77777777" w:rsidR="00923DFD" w:rsidRDefault="00C0281C">
            <w:pPr>
              <w:rPr>
                <w:lang w:val="en"/>
              </w:rPr>
            </w:pPr>
            <w:r>
              <w:rPr>
                <w:lang w:val="en"/>
              </w:rPr>
              <w:t>H3</w:t>
            </w:r>
          </w:p>
        </w:tc>
        <w:tc>
          <w:tcPr>
            <w:tcW w:w="7193" w:type="dxa"/>
          </w:tcPr>
          <w:p w14:paraId="240CBF6C" w14:textId="77777777" w:rsidR="00923DFD" w:rsidRDefault="00C0281C">
            <w:pPr>
              <w:rPr>
                <w:lang w:val="en"/>
              </w:rPr>
            </w:pPr>
            <w:r>
              <w:rPr>
                <w:lang w:val="en"/>
              </w:rPr>
              <w:t>Vị trí của cụm hiện tại trong câu (tính từ phía trước)</w:t>
            </w:r>
          </w:p>
        </w:tc>
      </w:tr>
      <w:tr w:rsidR="00923DFD" w14:paraId="4EF997B7" w14:textId="77777777">
        <w:tc>
          <w:tcPr>
            <w:tcW w:w="1527" w:type="dxa"/>
          </w:tcPr>
          <w:p w14:paraId="7A9DF617" w14:textId="77777777" w:rsidR="00923DFD" w:rsidRDefault="00C0281C">
            <w:pPr>
              <w:rPr>
                <w:lang w:val="en"/>
              </w:rPr>
            </w:pPr>
            <w:r>
              <w:rPr>
                <w:lang w:val="en"/>
              </w:rPr>
              <w:t>H4</w:t>
            </w:r>
          </w:p>
        </w:tc>
        <w:tc>
          <w:tcPr>
            <w:tcW w:w="7193" w:type="dxa"/>
          </w:tcPr>
          <w:p w14:paraId="18F6CBEA" w14:textId="77777777" w:rsidR="00923DFD" w:rsidRDefault="00C0281C">
            <w:r>
              <w:t>Vị trí của cụm hiện tại trong câu (tính từ phía sau)</w:t>
            </w:r>
          </w:p>
        </w:tc>
      </w:tr>
      <w:tr w:rsidR="00923DFD" w14:paraId="797643C4" w14:textId="77777777">
        <w:trPr>
          <w:trHeight w:val="566"/>
        </w:trPr>
        <w:tc>
          <w:tcPr>
            <w:tcW w:w="1527" w:type="dxa"/>
          </w:tcPr>
          <w:p w14:paraId="583E1ACD" w14:textId="77777777" w:rsidR="00923DFD" w:rsidRDefault="00923DFD">
            <w:pPr>
              <w:rPr>
                <w:lang w:val="en"/>
              </w:rPr>
            </w:pPr>
          </w:p>
        </w:tc>
        <w:tc>
          <w:tcPr>
            <w:tcW w:w="7193" w:type="dxa"/>
          </w:tcPr>
          <w:p w14:paraId="619703B6" w14:textId="77777777" w:rsidR="00923DFD" w:rsidRDefault="00923DFD"/>
        </w:tc>
      </w:tr>
      <w:tr w:rsidR="00923DFD" w14:paraId="0C5728EF" w14:textId="77777777">
        <w:tc>
          <w:tcPr>
            <w:tcW w:w="1527" w:type="dxa"/>
          </w:tcPr>
          <w:p w14:paraId="4912B090" w14:textId="77777777" w:rsidR="00923DFD" w:rsidRDefault="00C0281C">
            <w:pPr>
              <w:rPr>
                <w:lang w:val="en"/>
              </w:rPr>
            </w:pPr>
            <w:r>
              <w:rPr>
                <w:lang w:val="en"/>
              </w:rPr>
              <w:t>I1</w:t>
            </w:r>
          </w:p>
        </w:tc>
        <w:tc>
          <w:tcPr>
            <w:tcW w:w="7193" w:type="dxa"/>
          </w:tcPr>
          <w:p w14:paraId="6D0C4F9D" w14:textId="77777777" w:rsidR="00923DFD" w:rsidRDefault="00C0281C">
            <w:r>
              <w:t>Số lượng âm vị trong cụm</w:t>
            </w:r>
            <w:r>
              <w:rPr>
                <w:lang w:val="en"/>
              </w:rPr>
              <w:t xml:space="preserve"> từ</w:t>
            </w:r>
            <w:r>
              <w:t xml:space="preserve"> tiếp theo</w:t>
            </w:r>
          </w:p>
        </w:tc>
      </w:tr>
      <w:tr w:rsidR="00923DFD" w14:paraId="1BCBA7F4" w14:textId="77777777">
        <w:tc>
          <w:tcPr>
            <w:tcW w:w="1527" w:type="dxa"/>
          </w:tcPr>
          <w:p w14:paraId="06CA05B6" w14:textId="77777777" w:rsidR="00923DFD" w:rsidRDefault="00C0281C">
            <w:pPr>
              <w:rPr>
                <w:lang w:val="en"/>
              </w:rPr>
            </w:pPr>
            <w:r>
              <w:rPr>
                <w:lang w:val="en"/>
              </w:rPr>
              <w:t>I2</w:t>
            </w:r>
          </w:p>
        </w:tc>
        <w:tc>
          <w:tcPr>
            <w:tcW w:w="7193" w:type="dxa"/>
          </w:tcPr>
          <w:p w14:paraId="0F49C307" w14:textId="77777777" w:rsidR="00923DFD" w:rsidRDefault="00C0281C">
            <w:r>
              <w:t xml:space="preserve">Số lượng từ trong cụm </w:t>
            </w:r>
            <w:r>
              <w:rPr>
                <w:lang w:val="en"/>
              </w:rPr>
              <w:t xml:space="preserve">từ </w:t>
            </w:r>
            <w:r>
              <w:t>ti</w:t>
            </w:r>
            <w:r>
              <w:rPr>
                <w:lang w:val="en"/>
              </w:rPr>
              <w:t>ế</w:t>
            </w:r>
            <w:r>
              <w:t>p theo</w:t>
            </w:r>
          </w:p>
        </w:tc>
      </w:tr>
      <w:tr w:rsidR="00923DFD" w14:paraId="0DA0E49A" w14:textId="77777777">
        <w:trPr>
          <w:trHeight w:val="590"/>
        </w:trPr>
        <w:tc>
          <w:tcPr>
            <w:tcW w:w="1527" w:type="dxa"/>
          </w:tcPr>
          <w:p w14:paraId="6EF70F42" w14:textId="77777777" w:rsidR="00923DFD" w:rsidRDefault="00923DFD">
            <w:pPr>
              <w:rPr>
                <w:lang w:val="en"/>
              </w:rPr>
            </w:pPr>
          </w:p>
        </w:tc>
        <w:tc>
          <w:tcPr>
            <w:tcW w:w="7193" w:type="dxa"/>
          </w:tcPr>
          <w:p w14:paraId="17114C18" w14:textId="77777777" w:rsidR="00923DFD" w:rsidRDefault="00923DFD"/>
        </w:tc>
      </w:tr>
      <w:tr w:rsidR="00923DFD" w14:paraId="6A9FCAEB" w14:textId="77777777">
        <w:tc>
          <w:tcPr>
            <w:tcW w:w="1527" w:type="dxa"/>
          </w:tcPr>
          <w:p w14:paraId="706E9E0A" w14:textId="77777777" w:rsidR="00923DFD" w:rsidRPr="00C11DB9" w:rsidRDefault="00C0281C">
            <w:r>
              <w:rPr>
                <w:lang w:val="en"/>
              </w:rPr>
              <w:t>J1</w:t>
            </w:r>
          </w:p>
        </w:tc>
        <w:tc>
          <w:tcPr>
            <w:tcW w:w="7193" w:type="dxa"/>
          </w:tcPr>
          <w:p w14:paraId="5EB1EB61" w14:textId="77777777" w:rsidR="00923DFD" w:rsidRDefault="00C0281C">
            <w:pPr>
              <w:rPr>
                <w:lang w:val="en"/>
              </w:rPr>
            </w:pPr>
            <w:r>
              <w:rPr>
                <w:lang w:val="en"/>
              </w:rPr>
              <w:t>Số lượng âm vị trong câu</w:t>
            </w:r>
          </w:p>
        </w:tc>
      </w:tr>
      <w:tr w:rsidR="00923DFD" w14:paraId="26949DEB" w14:textId="77777777">
        <w:tc>
          <w:tcPr>
            <w:tcW w:w="1527" w:type="dxa"/>
          </w:tcPr>
          <w:p w14:paraId="0F387BAE" w14:textId="77777777" w:rsidR="00923DFD" w:rsidRDefault="00C0281C">
            <w:pPr>
              <w:rPr>
                <w:lang w:val="en"/>
              </w:rPr>
            </w:pPr>
            <w:r>
              <w:rPr>
                <w:lang w:val="en"/>
              </w:rPr>
              <w:t>J2</w:t>
            </w:r>
          </w:p>
        </w:tc>
        <w:tc>
          <w:tcPr>
            <w:tcW w:w="7193" w:type="dxa"/>
          </w:tcPr>
          <w:p w14:paraId="04ED81AE" w14:textId="77777777" w:rsidR="00923DFD" w:rsidRDefault="00C0281C">
            <w:pPr>
              <w:rPr>
                <w:lang w:val="en"/>
              </w:rPr>
            </w:pPr>
            <w:r>
              <w:rPr>
                <w:lang w:val="en"/>
              </w:rPr>
              <w:t>Số lượng từ trong câu</w:t>
            </w:r>
          </w:p>
        </w:tc>
      </w:tr>
      <w:tr w:rsidR="00923DFD" w14:paraId="6311CE6C" w14:textId="77777777">
        <w:tc>
          <w:tcPr>
            <w:tcW w:w="1527" w:type="dxa"/>
          </w:tcPr>
          <w:p w14:paraId="2E7B1292" w14:textId="77777777" w:rsidR="00923DFD" w:rsidRDefault="00C0281C">
            <w:pPr>
              <w:rPr>
                <w:lang w:val="en"/>
              </w:rPr>
            </w:pPr>
            <w:r>
              <w:rPr>
                <w:lang w:val="en"/>
              </w:rPr>
              <w:t>J3</w:t>
            </w:r>
          </w:p>
        </w:tc>
        <w:tc>
          <w:tcPr>
            <w:tcW w:w="7193" w:type="dxa"/>
          </w:tcPr>
          <w:p w14:paraId="4284287B" w14:textId="77777777" w:rsidR="00923DFD" w:rsidRDefault="00C0281C">
            <w:pPr>
              <w:rPr>
                <w:lang w:val="en"/>
              </w:rPr>
            </w:pPr>
            <w:r>
              <w:rPr>
                <w:lang w:val="en"/>
              </w:rPr>
              <w:t>Số lượng cụm từ trong câu</w:t>
            </w:r>
          </w:p>
        </w:tc>
      </w:tr>
    </w:tbl>
    <w:p w14:paraId="3D28F9F9" w14:textId="77777777" w:rsidR="00923DFD" w:rsidRDefault="00923DFD"/>
    <w:sectPr w:rsidR="00923DFD">
      <w:pgSz w:w="11907" w:h="16840"/>
      <w:pgMar w:top="1134" w:right="1418" w:bottom="1134" w:left="1985" w:header="720" w:footer="386"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64" w:author="kienpt" w:date="2020-06-18T14:10:00Z" w:initials="k">
    <w:p w14:paraId="5FFDAE4C" w14:textId="77777777" w:rsidR="00762B33" w:rsidRDefault="00762B33">
      <w:pPr>
        <w:pStyle w:val="CommentText"/>
        <w:rPr>
          <w:lang w:val="en"/>
        </w:rPr>
      </w:pPr>
      <w:r>
        <w:rPr>
          <w:lang w:val="en"/>
        </w:rPr>
        <w:t>Hoàn thành</w:t>
      </w:r>
    </w:p>
  </w:comment>
  <w:comment w:id="366" w:author="kienpt" w:date="2020-06-18T14:10:00Z" w:initials="k">
    <w:p w14:paraId="4BCB16D1" w14:textId="77777777" w:rsidR="00762B33" w:rsidRDefault="00762B33">
      <w:pPr>
        <w:pStyle w:val="CommentText"/>
        <w:rPr>
          <w:lang w:val="en"/>
        </w:rPr>
      </w:pPr>
      <w:r>
        <w:rPr>
          <w:lang w:val="en"/>
        </w:rPr>
        <w:t>Hoàn thành</w:t>
      </w:r>
    </w:p>
  </w:comment>
  <w:comment w:id="368" w:author="kienpt" w:date="2020-06-08T10:47:00Z" w:initials="k">
    <w:p w14:paraId="4FFD0BC6" w14:textId="77777777" w:rsidR="00762B33" w:rsidRDefault="00762B33">
      <w:pPr>
        <w:pStyle w:val="CommentText"/>
        <w:rPr>
          <w:lang w:val="en"/>
        </w:rPr>
      </w:pPr>
      <w:r>
        <w:rPr>
          <w:lang w:val="en"/>
        </w:rPr>
        <w:t>Hoàn thành</w:t>
      </w:r>
    </w:p>
  </w:comment>
  <w:comment w:id="375" w:author="kienpt" w:date="2020-06-08T08:39:00Z" w:initials="k">
    <w:p w14:paraId="7A883889" w14:textId="77777777" w:rsidR="00762B33" w:rsidRDefault="00762B33">
      <w:pPr>
        <w:pStyle w:val="CommentText"/>
        <w:rPr>
          <w:lang w:val="en"/>
        </w:rPr>
      </w:pPr>
      <w:r>
        <w:rPr>
          <w:lang w:val="en"/>
        </w:rPr>
        <w:t>Hoàn thành</w:t>
      </w:r>
    </w:p>
  </w:comment>
  <w:comment w:id="378" w:author="kienpt" w:date="2020-06-08T08:50:00Z" w:initials="k">
    <w:p w14:paraId="56EDE7C3" w14:textId="77777777" w:rsidR="00762B33" w:rsidRDefault="00762B33">
      <w:pPr>
        <w:jc w:val="left"/>
      </w:pPr>
      <w:hyperlink r:id="rId1" w:history="1">
        <w:r>
          <w:rPr>
            <w:rStyle w:val="Hyperlink"/>
            <w:rFonts w:ascii="SimSun" w:eastAsia="SimSun" w:hAnsi="SimSun" w:cs="SimSun"/>
            <w:sz w:val="24"/>
            <w:szCs w:val="24"/>
          </w:rPr>
          <w:t>https://techblog.vn/xu-ly-tieng-noi-tong-quan-ve-tong-hop-tieng-noi-va-tong-hop-tieng-noi-co-phong-cach</w:t>
        </w:r>
      </w:hyperlink>
    </w:p>
    <w:p w14:paraId="7FFECA9C" w14:textId="77777777" w:rsidR="00762B33" w:rsidRDefault="00762B33">
      <w:pPr>
        <w:pStyle w:val="CommentText"/>
      </w:pPr>
    </w:p>
  </w:comment>
  <w:comment w:id="380" w:author="kienpt" w:date="2020-06-08T09:03:00Z" w:initials="k">
    <w:p w14:paraId="7FE117C0" w14:textId="77777777" w:rsidR="00762B33" w:rsidRDefault="00762B33">
      <w:pPr>
        <w:pStyle w:val="CommentText"/>
        <w:rPr>
          <w:lang w:val="en"/>
        </w:rPr>
      </w:pPr>
      <w:r>
        <w:rPr>
          <w:lang w:val="en"/>
        </w:rPr>
        <w:t>Thêm phần các phương pháp tổng hợp ghép nối</w:t>
      </w:r>
    </w:p>
  </w:comment>
  <w:comment w:id="394" w:author="kienpt" w:date="2020-06-08T09:24:00Z" w:initials="k">
    <w:p w14:paraId="7FFF1588" w14:textId="77777777" w:rsidR="00762B33" w:rsidRDefault="00762B33">
      <w:pPr>
        <w:pStyle w:val="CommentText"/>
        <w:rPr>
          <w:lang w:val="en"/>
        </w:rPr>
      </w:pPr>
      <w:r>
        <w:rPr>
          <w:lang w:val="en"/>
        </w:rPr>
        <w:t>Thêm phần DNN và phần Seq-to-seq</w:t>
      </w:r>
    </w:p>
  </w:comment>
  <w:comment w:id="398" w:author="kienpt" w:date="2020-06-08T10:09:00Z" w:initials="k">
    <w:p w14:paraId="795920E0" w14:textId="77777777" w:rsidR="00762B33" w:rsidRDefault="00762B33">
      <w:pPr>
        <w:pStyle w:val="CommentText"/>
      </w:pPr>
      <w:r>
        <w:t>A study of speaker adaptation for DNN-based speech synthesis</w:t>
      </w:r>
    </w:p>
  </w:comment>
  <w:comment w:id="403" w:author="kienpt" w:date="2020-06-10T14:53:00Z" w:initials="k">
    <w:p w14:paraId="7FFF201C" w14:textId="77777777" w:rsidR="00762B33" w:rsidRDefault="00762B33">
      <w:pPr>
        <w:pStyle w:val="CommentText"/>
        <w:rPr>
          <w:lang w:val="en"/>
        </w:rPr>
      </w:pPr>
      <w:r>
        <w:rPr>
          <w:lang w:val="en"/>
        </w:rPr>
        <w:t>Có thể sử dụng định nghĩa từng thành phần ở wiki để diễn giải thêm nếu cần thiết</w:t>
      </w:r>
    </w:p>
  </w:comment>
  <w:comment w:id="405" w:author="kienpt" w:date="2020-06-10T09:40:00Z" w:initials="k">
    <w:p w14:paraId="3FFD0B03" w14:textId="77777777" w:rsidR="00762B33" w:rsidRDefault="00762B33">
      <w:pPr>
        <w:pStyle w:val="CommentText"/>
        <w:rPr>
          <w:lang w:val="en"/>
        </w:rPr>
      </w:pPr>
      <w:r>
        <w:rPr>
          <w:lang w:val="en"/>
        </w:rPr>
        <w:t>Gõ công thức</w:t>
      </w:r>
    </w:p>
  </w:comment>
  <w:comment w:id="412" w:author="kienpt" w:date="2020-06-10T10:20:00Z" w:initials="k">
    <w:p w14:paraId="6B4F2297" w14:textId="77777777" w:rsidR="00762B33" w:rsidRDefault="00762B33">
      <w:pPr>
        <w:pStyle w:val="CommentText"/>
        <w:rPr>
          <w:lang w:val="en"/>
        </w:rPr>
      </w:pPr>
      <w:r>
        <w:rPr>
          <w:lang w:val="en"/>
        </w:rPr>
        <w:t>Deep Learning for Acoustic Modeling in Parametric Speech Generation”</w:t>
      </w:r>
    </w:p>
  </w:comment>
  <w:comment w:id="415" w:author="Phan Trung Kien 20166322" w:date="2020-06-13T21:17:00Z" w:initials="PTK2">
    <w:p w14:paraId="55EEE660" w14:textId="77777777" w:rsidR="00762B33" w:rsidRDefault="00762B33">
      <w:pPr>
        <w:pStyle w:val="CommentText"/>
      </w:pPr>
      <w:hyperlink r:id="rId2" w:history="1">
        <w:r>
          <w:rPr>
            <w:rStyle w:val="Hyperlink"/>
          </w:rPr>
          <w:t>http://mica.edu.vn/sltu2014/proceedings/14.pdf</w:t>
        </w:r>
      </w:hyperlink>
    </w:p>
  </w:comment>
  <w:comment w:id="431" w:author="Phan Trung Kien 20166322" w:date="2020-06-10T23:55:00Z" w:initials="PTK2">
    <w:p w14:paraId="079F3117" w14:textId="77777777" w:rsidR="00762B33" w:rsidRDefault="00762B33">
      <w:pPr>
        <w:pStyle w:val="CommentText"/>
      </w:pPr>
      <w:r>
        <w:t>Thêm công thức</w:t>
      </w:r>
    </w:p>
  </w:comment>
  <w:comment w:id="447" w:author="kienpt" w:date="2020-06-18T14:20:00Z" w:initials="k">
    <w:p w14:paraId="76FDD340" w14:textId="77777777" w:rsidR="00762B33" w:rsidRDefault="00762B33">
      <w:pPr>
        <w:pStyle w:val="CommentText"/>
        <w:rPr>
          <w:lang w:val="en"/>
        </w:rPr>
      </w:pPr>
      <w:r>
        <w:rPr>
          <w:lang w:val="en"/>
        </w:rPr>
        <w:t>Force alignment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FFDAE4C" w15:done="1"/>
  <w15:commentEx w15:paraId="4BCB16D1" w15:done="1"/>
  <w15:commentEx w15:paraId="4FFD0BC6" w15:done="1"/>
  <w15:commentEx w15:paraId="7A883889" w15:done="0"/>
  <w15:commentEx w15:paraId="7FFECA9C" w15:done="1"/>
  <w15:commentEx w15:paraId="7FE117C0" w15:done="1"/>
  <w15:commentEx w15:paraId="7FFF1588" w15:done="0"/>
  <w15:commentEx w15:paraId="795920E0" w15:done="0"/>
  <w15:commentEx w15:paraId="7FFF201C" w15:done="0"/>
  <w15:commentEx w15:paraId="3FFD0B03" w15:done="1"/>
  <w15:commentEx w15:paraId="6B4F2297" w15:done="0"/>
  <w15:commentEx w15:paraId="55EEE660" w15:done="0"/>
  <w15:commentEx w15:paraId="079F3117" w15:done="0"/>
  <w15:commentEx w15:paraId="76FDD3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FFDAE4C" w16cid:durableId="22968B6B"/>
  <w16cid:commentId w16cid:paraId="4BCB16D1" w16cid:durableId="22968B6D"/>
  <w16cid:commentId w16cid:paraId="4FFD0BC6" w16cid:durableId="22968B6E"/>
  <w16cid:commentId w16cid:paraId="7A883889" w16cid:durableId="22968B70"/>
  <w16cid:commentId w16cid:paraId="7FFECA9C" w16cid:durableId="22968B71"/>
  <w16cid:commentId w16cid:paraId="7FE117C0" w16cid:durableId="22968B72"/>
  <w16cid:commentId w16cid:paraId="7FFF1588" w16cid:durableId="22968B73"/>
  <w16cid:commentId w16cid:paraId="795920E0" w16cid:durableId="22968B74"/>
  <w16cid:commentId w16cid:paraId="7FFF201C" w16cid:durableId="22968B75"/>
  <w16cid:commentId w16cid:paraId="3FFD0B03" w16cid:durableId="22968B76"/>
  <w16cid:commentId w16cid:paraId="6B4F2297" w16cid:durableId="22968B77"/>
  <w16cid:commentId w16cid:paraId="55EEE660" w16cid:durableId="22968B78"/>
  <w16cid:commentId w16cid:paraId="079F3117" w16cid:durableId="22968B79"/>
  <w16cid:commentId w16cid:paraId="76FDD340" w16cid:durableId="22968B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F43355" w14:textId="77777777" w:rsidR="00B70157" w:rsidRDefault="00B70157">
      <w:pPr>
        <w:spacing w:before="0" w:line="240" w:lineRule="auto"/>
      </w:pPr>
      <w:r>
        <w:separator/>
      </w:r>
    </w:p>
  </w:endnote>
  <w:endnote w:type="continuationSeparator" w:id="0">
    <w:p w14:paraId="390A30D3" w14:textId="77777777" w:rsidR="00B70157" w:rsidRDefault="00B7015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noPro">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43AB6" w14:textId="77777777" w:rsidR="00762B33" w:rsidRDefault="00762B33">
    <w:pPr>
      <w:pStyle w:val="Footer"/>
      <w:jc w:val="right"/>
    </w:pPr>
  </w:p>
  <w:p w14:paraId="372D0D9E" w14:textId="77777777" w:rsidR="00762B33" w:rsidRDefault="00762B33">
    <w:pPr>
      <w:pStyle w:val="Footer"/>
    </w:pPr>
    <w:sdt>
      <w:sdtPr>
        <w:id w:val="242070613"/>
      </w:sdtPr>
      <w:sdtContent>
        <w: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9551404"/>
    </w:sdtPr>
    <w:sdtContent>
      <w:p w14:paraId="74D0054C" w14:textId="77777777" w:rsidR="00762B33" w:rsidRDefault="00762B33">
        <w:pPr>
          <w:pStyle w:val="Footer"/>
          <w:jc w:val="right"/>
        </w:pPr>
        <w:r>
          <w:fldChar w:fldCharType="begin"/>
        </w:r>
        <w:r>
          <w:instrText xml:space="preserve"> PAGE   \* MERGEFORMAT </w:instrText>
        </w:r>
        <w:r>
          <w:fldChar w:fldCharType="separate"/>
        </w:r>
        <w:r>
          <w:t>2</w:t>
        </w:r>
        <w:r>
          <w:fldChar w:fldCharType="end"/>
        </w:r>
      </w:p>
    </w:sdtContent>
  </w:sdt>
  <w:p w14:paraId="6B6826CC" w14:textId="77777777" w:rsidR="00762B33" w:rsidRDefault="00762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3448510"/>
      <w:docPartObj>
        <w:docPartGallery w:val="AutoText"/>
      </w:docPartObj>
    </w:sdtPr>
    <w:sdtContent>
      <w:p w14:paraId="61F14C99" w14:textId="77777777" w:rsidR="00762B33" w:rsidRDefault="00762B33">
        <w:pPr>
          <w:pStyle w:val="Footer"/>
          <w:jc w:val="right"/>
        </w:pPr>
        <w:r>
          <w:fldChar w:fldCharType="begin"/>
        </w:r>
        <w:r>
          <w:instrText xml:space="preserve"> PAGE   \* MERGEFORMAT </w:instrText>
        </w:r>
        <w:r>
          <w:fldChar w:fldCharType="separate"/>
        </w:r>
        <w:r>
          <w:t>2</w:t>
        </w:r>
        <w:r>
          <w:fldChar w:fldCharType="end"/>
        </w:r>
      </w:p>
    </w:sdtContent>
  </w:sdt>
  <w:p w14:paraId="68348242" w14:textId="77777777" w:rsidR="00762B33" w:rsidRDefault="00762B33">
    <w:pPr>
      <w:pStyle w:val="Footer"/>
    </w:pPr>
    <w:sdt>
      <w:sdtPr>
        <w:id w:val="-2098474248"/>
      </w:sdtPr>
      <w:sdtContent>
        <w: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77343" w14:textId="77777777" w:rsidR="00B70157" w:rsidRDefault="00B70157">
      <w:pPr>
        <w:spacing w:before="0" w:line="240" w:lineRule="auto"/>
      </w:pPr>
      <w:r>
        <w:separator/>
      </w:r>
    </w:p>
  </w:footnote>
  <w:footnote w:type="continuationSeparator" w:id="0">
    <w:p w14:paraId="6C1472EE" w14:textId="77777777" w:rsidR="00B70157" w:rsidRDefault="00B70157">
      <w:pPr>
        <w:spacing w:before="0" w:line="240" w:lineRule="auto"/>
      </w:pPr>
      <w:r>
        <w:continuationSeparator/>
      </w:r>
    </w:p>
  </w:footnote>
  <w:footnote w:id="1">
    <w:p w14:paraId="32AC62A0" w14:textId="5A8FB7E4" w:rsidR="009B1765" w:rsidRDefault="009B1765">
      <w:pPr>
        <w:pStyle w:val="FootnoteText"/>
      </w:pPr>
      <w:r>
        <w:rPr>
          <w:rStyle w:val="FootnoteReference"/>
        </w:rPr>
        <w:footnoteRef/>
      </w:r>
      <w:r>
        <w:t xml:space="preserve"> </w:t>
      </w:r>
      <w:r w:rsidRPr="009B1765">
        <w:t>https://www.apple.com/ios/siri</w:t>
      </w:r>
    </w:p>
  </w:footnote>
  <w:footnote w:id="2">
    <w:p w14:paraId="2A8471FC" w14:textId="08F5D8ED" w:rsidR="009B1765" w:rsidRDefault="009B1765">
      <w:pPr>
        <w:pStyle w:val="FootnoteText"/>
      </w:pPr>
      <w:r>
        <w:rPr>
          <w:rStyle w:val="FootnoteReference"/>
        </w:rPr>
        <w:footnoteRef/>
      </w:r>
      <w:r>
        <w:t xml:space="preserve"> </w:t>
      </w:r>
      <w:r w:rsidRPr="009B1765">
        <w:t>https://assistant.google.com</w:t>
      </w:r>
    </w:p>
  </w:footnote>
  <w:footnote w:id="3">
    <w:p w14:paraId="3DC9EB28" w14:textId="3D79BB97" w:rsidR="009B1765" w:rsidRDefault="009B1765">
      <w:pPr>
        <w:pStyle w:val="FootnoteText"/>
      </w:pPr>
      <w:r>
        <w:rPr>
          <w:rStyle w:val="FootnoteReference"/>
        </w:rPr>
        <w:footnoteRef/>
      </w:r>
      <w:r>
        <w:t xml:space="preserve"> </w:t>
      </w:r>
      <w:r w:rsidRPr="009B1765">
        <w:t>https://www.microsoft.com/en-us/cortana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060F8B"/>
    <w:multiLevelType w:val="multilevel"/>
    <w:tmpl w:val="FF564CC8"/>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lvl>
    <w:lvl w:ilvl="2">
      <w:start w:val="1"/>
      <w:numFmt w:val="decimal"/>
      <w:pStyle w:val="Heading3"/>
      <w:lvlText w:val="%1.%2.%3"/>
      <w:lvlJc w:val="left"/>
      <w:pPr>
        <w:ind w:left="851" w:hanging="284"/>
      </w:pPr>
    </w:lvl>
    <w:lvl w:ilvl="3">
      <w:start w:val="1"/>
      <w:numFmt w:val="lowerLetter"/>
      <w:pStyle w:val="Heading4"/>
      <w:lvlText w:val="%4)"/>
      <w:lvlJc w:val="left"/>
      <w:pPr>
        <w:ind w:left="850" w:hanging="28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3A62B29"/>
    <w:multiLevelType w:val="multilevel"/>
    <w:tmpl w:val="33A62B29"/>
    <w:lvl w:ilvl="0">
      <w:numFmt w:val="bullet"/>
      <w:lvlText w:val="-"/>
      <w:lvlJc w:val="left"/>
      <w:pPr>
        <w:ind w:left="1080" w:hanging="72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437708"/>
    <w:multiLevelType w:val="multilevel"/>
    <w:tmpl w:val="36437708"/>
    <w:lvl w:ilvl="0">
      <w:start w:val="1"/>
      <w:numFmt w:val="lowerLetter"/>
      <w:pStyle w:val="Heading5"/>
      <w:lvlText w:val="%1)"/>
      <w:lvlJc w:val="left"/>
      <w:pPr>
        <w:ind w:left="783" w:hanging="36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503" w:hanging="360"/>
      </w:pPr>
    </w:lvl>
    <w:lvl w:ilvl="2">
      <w:start w:val="1"/>
      <w:numFmt w:val="lowerRoman"/>
      <w:lvlText w:val="%3."/>
      <w:lvlJc w:val="right"/>
      <w:pPr>
        <w:ind w:left="2223" w:hanging="180"/>
      </w:pPr>
    </w:lvl>
    <w:lvl w:ilvl="3">
      <w:start w:val="1"/>
      <w:numFmt w:val="decimal"/>
      <w:lvlText w:val="%4."/>
      <w:lvlJc w:val="left"/>
      <w:pPr>
        <w:ind w:left="2943" w:hanging="360"/>
      </w:pPr>
    </w:lvl>
    <w:lvl w:ilvl="4">
      <w:start w:val="1"/>
      <w:numFmt w:val="lowerLetter"/>
      <w:lvlText w:val="%5."/>
      <w:lvlJc w:val="left"/>
      <w:pPr>
        <w:ind w:left="3663" w:hanging="360"/>
      </w:pPr>
    </w:lvl>
    <w:lvl w:ilvl="5">
      <w:start w:val="1"/>
      <w:numFmt w:val="lowerRoman"/>
      <w:lvlText w:val="%6."/>
      <w:lvlJc w:val="right"/>
      <w:pPr>
        <w:ind w:left="4383" w:hanging="180"/>
      </w:pPr>
    </w:lvl>
    <w:lvl w:ilvl="6">
      <w:start w:val="1"/>
      <w:numFmt w:val="decimal"/>
      <w:lvlText w:val="%7."/>
      <w:lvlJc w:val="left"/>
      <w:pPr>
        <w:ind w:left="5103" w:hanging="360"/>
      </w:pPr>
    </w:lvl>
    <w:lvl w:ilvl="7">
      <w:start w:val="1"/>
      <w:numFmt w:val="lowerLetter"/>
      <w:lvlText w:val="%8."/>
      <w:lvlJc w:val="left"/>
      <w:pPr>
        <w:ind w:left="5823" w:hanging="360"/>
      </w:pPr>
    </w:lvl>
    <w:lvl w:ilvl="8">
      <w:start w:val="1"/>
      <w:numFmt w:val="lowerRoman"/>
      <w:lvlText w:val="%9."/>
      <w:lvlJc w:val="right"/>
      <w:pPr>
        <w:ind w:left="6543"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han Trung Kien 20166322">
    <w15:presenceInfo w15:providerId="None" w15:userId="Phan Trung Kien 20166322"/>
  </w15:person>
  <w15:person w15:author="kienpt">
    <w15:presenceInfo w15:providerId="None" w15:userId="kienp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DC8"/>
    <w:rsid w:val="9CAD6AD0"/>
    <w:rsid w:val="9D7F6F41"/>
    <w:rsid w:val="9EEFD92E"/>
    <w:rsid w:val="9EFE749B"/>
    <w:rsid w:val="A767F40D"/>
    <w:rsid w:val="AF9D09CC"/>
    <w:rsid w:val="AFBFC82D"/>
    <w:rsid w:val="B7FD1072"/>
    <w:rsid w:val="C4FBAB74"/>
    <w:rsid w:val="C77D8816"/>
    <w:rsid w:val="CFFB074F"/>
    <w:rsid w:val="DBF93CE9"/>
    <w:rsid w:val="DEBFD3A2"/>
    <w:rsid w:val="DF473F44"/>
    <w:rsid w:val="DFD7C703"/>
    <w:rsid w:val="EADB58B7"/>
    <w:rsid w:val="EAFF2100"/>
    <w:rsid w:val="EBBFEA63"/>
    <w:rsid w:val="EFA39CFC"/>
    <w:rsid w:val="EFE742DF"/>
    <w:rsid w:val="EFEE013E"/>
    <w:rsid w:val="EFFAE45A"/>
    <w:rsid w:val="EFFD8ACE"/>
    <w:rsid w:val="F3FFC15F"/>
    <w:rsid w:val="F6BD1D0F"/>
    <w:rsid w:val="FD873C91"/>
    <w:rsid w:val="FDB75E51"/>
    <w:rsid w:val="FDDF18CA"/>
    <w:rsid w:val="FDFF3133"/>
    <w:rsid w:val="FF0FCF43"/>
    <w:rsid w:val="FF9D1A4A"/>
    <w:rsid w:val="FFA61114"/>
    <w:rsid w:val="FFBFC9C6"/>
    <w:rsid w:val="FFDB2348"/>
    <w:rsid w:val="FFE740D5"/>
    <w:rsid w:val="FFE86911"/>
    <w:rsid w:val="FFEEE658"/>
    <w:rsid w:val="FFF76A56"/>
    <w:rsid w:val="FFFDE9AA"/>
    <w:rsid w:val="FFFE2A05"/>
    <w:rsid w:val="00031152"/>
    <w:rsid w:val="000623D1"/>
    <w:rsid w:val="00067B96"/>
    <w:rsid w:val="000752B3"/>
    <w:rsid w:val="00084D08"/>
    <w:rsid w:val="0008751A"/>
    <w:rsid w:val="000A0348"/>
    <w:rsid w:val="000A175D"/>
    <w:rsid w:val="000A614C"/>
    <w:rsid w:val="00103252"/>
    <w:rsid w:val="00106FC1"/>
    <w:rsid w:val="001176A2"/>
    <w:rsid w:val="00124660"/>
    <w:rsid w:val="00130D93"/>
    <w:rsid w:val="0016215E"/>
    <w:rsid w:val="0017064E"/>
    <w:rsid w:val="001748E1"/>
    <w:rsid w:val="0018760B"/>
    <w:rsid w:val="0019084C"/>
    <w:rsid w:val="001B37D8"/>
    <w:rsid w:val="001B5859"/>
    <w:rsid w:val="001B5C9D"/>
    <w:rsid w:val="001F4B3A"/>
    <w:rsid w:val="002063E5"/>
    <w:rsid w:val="00221E39"/>
    <w:rsid w:val="00227D48"/>
    <w:rsid w:val="00250698"/>
    <w:rsid w:val="002541A5"/>
    <w:rsid w:val="00271952"/>
    <w:rsid w:val="002741CC"/>
    <w:rsid w:val="00276096"/>
    <w:rsid w:val="00291D88"/>
    <w:rsid w:val="002C2A0C"/>
    <w:rsid w:val="002C38C0"/>
    <w:rsid w:val="002E4932"/>
    <w:rsid w:val="002F0E4B"/>
    <w:rsid w:val="002F1A64"/>
    <w:rsid w:val="002F5846"/>
    <w:rsid w:val="0031569A"/>
    <w:rsid w:val="00343FA5"/>
    <w:rsid w:val="0034425F"/>
    <w:rsid w:val="00345D2F"/>
    <w:rsid w:val="0035608D"/>
    <w:rsid w:val="00385875"/>
    <w:rsid w:val="0038641D"/>
    <w:rsid w:val="00386AC9"/>
    <w:rsid w:val="00393382"/>
    <w:rsid w:val="003A11E4"/>
    <w:rsid w:val="003C0663"/>
    <w:rsid w:val="003D4128"/>
    <w:rsid w:val="003E70E3"/>
    <w:rsid w:val="00413B7C"/>
    <w:rsid w:val="00414836"/>
    <w:rsid w:val="00425256"/>
    <w:rsid w:val="00434B4A"/>
    <w:rsid w:val="00440363"/>
    <w:rsid w:val="0044161C"/>
    <w:rsid w:val="004428E4"/>
    <w:rsid w:val="00443182"/>
    <w:rsid w:val="0045655E"/>
    <w:rsid w:val="004849D1"/>
    <w:rsid w:val="00494A61"/>
    <w:rsid w:val="004A3A1D"/>
    <w:rsid w:val="004B53E6"/>
    <w:rsid w:val="004C30F1"/>
    <w:rsid w:val="004E2964"/>
    <w:rsid w:val="00504D39"/>
    <w:rsid w:val="005107E5"/>
    <w:rsid w:val="0053306C"/>
    <w:rsid w:val="0053749F"/>
    <w:rsid w:val="00537811"/>
    <w:rsid w:val="00581A15"/>
    <w:rsid w:val="005B7771"/>
    <w:rsid w:val="005C2EE7"/>
    <w:rsid w:val="005D2012"/>
    <w:rsid w:val="005E0D5E"/>
    <w:rsid w:val="00605B80"/>
    <w:rsid w:val="0060780B"/>
    <w:rsid w:val="00623AF6"/>
    <w:rsid w:val="00624435"/>
    <w:rsid w:val="00630163"/>
    <w:rsid w:val="00635007"/>
    <w:rsid w:val="006455E3"/>
    <w:rsid w:val="0065389C"/>
    <w:rsid w:val="0066204B"/>
    <w:rsid w:val="00664BB0"/>
    <w:rsid w:val="00672410"/>
    <w:rsid w:val="006752AA"/>
    <w:rsid w:val="00677F55"/>
    <w:rsid w:val="006826E7"/>
    <w:rsid w:val="006D12C9"/>
    <w:rsid w:val="006D17D6"/>
    <w:rsid w:val="006D7D23"/>
    <w:rsid w:val="006E22FB"/>
    <w:rsid w:val="006E4C3B"/>
    <w:rsid w:val="00702A79"/>
    <w:rsid w:val="00707334"/>
    <w:rsid w:val="00716396"/>
    <w:rsid w:val="00722651"/>
    <w:rsid w:val="0072517E"/>
    <w:rsid w:val="0074209E"/>
    <w:rsid w:val="0075048F"/>
    <w:rsid w:val="00750677"/>
    <w:rsid w:val="00762B33"/>
    <w:rsid w:val="00793772"/>
    <w:rsid w:val="007A4B4B"/>
    <w:rsid w:val="007A70D9"/>
    <w:rsid w:val="007C5C5F"/>
    <w:rsid w:val="007D6246"/>
    <w:rsid w:val="007E587B"/>
    <w:rsid w:val="007F044E"/>
    <w:rsid w:val="008007F1"/>
    <w:rsid w:val="0081597A"/>
    <w:rsid w:val="008446FE"/>
    <w:rsid w:val="008517F2"/>
    <w:rsid w:val="00852578"/>
    <w:rsid w:val="00873407"/>
    <w:rsid w:val="00884DA1"/>
    <w:rsid w:val="00897B8B"/>
    <w:rsid w:val="008C097F"/>
    <w:rsid w:val="008C15A6"/>
    <w:rsid w:val="008D70C7"/>
    <w:rsid w:val="008E4D0A"/>
    <w:rsid w:val="009020C6"/>
    <w:rsid w:val="00923DFD"/>
    <w:rsid w:val="00925277"/>
    <w:rsid w:val="0095257D"/>
    <w:rsid w:val="009568C1"/>
    <w:rsid w:val="00966F26"/>
    <w:rsid w:val="0098502F"/>
    <w:rsid w:val="009B06A2"/>
    <w:rsid w:val="009B1765"/>
    <w:rsid w:val="009B3186"/>
    <w:rsid w:val="009E222F"/>
    <w:rsid w:val="009E5BB4"/>
    <w:rsid w:val="009E726A"/>
    <w:rsid w:val="009F01AF"/>
    <w:rsid w:val="00A0516E"/>
    <w:rsid w:val="00A054A1"/>
    <w:rsid w:val="00A07404"/>
    <w:rsid w:val="00A102CD"/>
    <w:rsid w:val="00A15184"/>
    <w:rsid w:val="00A51B14"/>
    <w:rsid w:val="00A53B2F"/>
    <w:rsid w:val="00A63111"/>
    <w:rsid w:val="00AC50B3"/>
    <w:rsid w:val="00AC5336"/>
    <w:rsid w:val="00AD61CE"/>
    <w:rsid w:val="00AF188D"/>
    <w:rsid w:val="00B13931"/>
    <w:rsid w:val="00B152C7"/>
    <w:rsid w:val="00B16DC8"/>
    <w:rsid w:val="00B303E7"/>
    <w:rsid w:val="00B31005"/>
    <w:rsid w:val="00B330F8"/>
    <w:rsid w:val="00B4443F"/>
    <w:rsid w:val="00B547D9"/>
    <w:rsid w:val="00B70157"/>
    <w:rsid w:val="00B8002B"/>
    <w:rsid w:val="00B86E8D"/>
    <w:rsid w:val="00BB4C61"/>
    <w:rsid w:val="00BB757C"/>
    <w:rsid w:val="00BC3654"/>
    <w:rsid w:val="00BD33C6"/>
    <w:rsid w:val="00BE0071"/>
    <w:rsid w:val="00BF370E"/>
    <w:rsid w:val="00BF544D"/>
    <w:rsid w:val="00C024EF"/>
    <w:rsid w:val="00C0281C"/>
    <w:rsid w:val="00C10E2F"/>
    <w:rsid w:val="00C11DB9"/>
    <w:rsid w:val="00C377CF"/>
    <w:rsid w:val="00C52AE8"/>
    <w:rsid w:val="00C55490"/>
    <w:rsid w:val="00C55FDE"/>
    <w:rsid w:val="00C63177"/>
    <w:rsid w:val="00C64ACB"/>
    <w:rsid w:val="00C72646"/>
    <w:rsid w:val="00C90B15"/>
    <w:rsid w:val="00CA0A58"/>
    <w:rsid w:val="00CA0C81"/>
    <w:rsid w:val="00CA3C29"/>
    <w:rsid w:val="00CB7180"/>
    <w:rsid w:val="00CC348A"/>
    <w:rsid w:val="00CC35F1"/>
    <w:rsid w:val="00CD3EBE"/>
    <w:rsid w:val="00D00948"/>
    <w:rsid w:val="00D05185"/>
    <w:rsid w:val="00D13F89"/>
    <w:rsid w:val="00D4412A"/>
    <w:rsid w:val="00D54DE3"/>
    <w:rsid w:val="00D61FFA"/>
    <w:rsid w:val="00D67C4F"/>
    <w:rsid w:val="00D9471B"/>
    <w:rsid w:val="00D94828"/>
    <w:rsid w:val="00DB2806"/>
    <w:rsid w:val="00DB2879"/>
    <w:rsid w:val="00DD090A"/>
    <w:rsid w:val="00DD530F"/>
    <w:rsid w:val="00E464D5"/>
    <w:rsid w:val="00E67C07"/>
    <w:rsid w:val="00E72303"/>
    <w:rsid w:val="00E72D56"/>
    <w:rsid w:val="00E77403"/>
    <w:rsid w:val="00E86D8C"/>
    <w:rsid w:val="00E90D4E"/>
    <w:rsid w:val="00EB7086"/>
    <w:rsid w:val="00EC3A77"/>
    <w:rsid w:val="00EC6261"/>
    <w:rsid w:val="00EE5A15"/>
    <w:rsid w:val="00F10071"/>
    <w:rsid w:val="00F36FEE"/>
    <w:rsid w:val="00F509CF"/>
    <w:rsid w:val="00F63BF8"/>
    <w:rsid w:val="00F76429"/>
    <w:rsid w:val="00F77C57"/>
    <w:rsid w:val="00F77CD9"/>
    <w:rsid w:val="00F81DF6"/>
    <w:rsid w:val="00F82F17"/>
    <w:rsid w:val="00F92283"/>
    <w:rsid w:val="00F952ED"/>
    <w:rsid w:val="00FC246E"/>
    <w:rsid w:val="00FF1CDA"/>
    <w:rsid w:val="00FF56CB"/>
    <w:rsid w:val="079B9C60"/>
    <w:rsid w:val="12FF97D8"/>
    <w:rsid w:val="1BDDD4DE"/>
    <w:rsid w:val="1DFF0849"/>
    <w:rsid w:val="1E0F127C"/>
    <w:rsid w:val="1FBFC42E"/>
    <w:rsid w:val="1FFA43AE"/>
    <w:rsid w:val="27EED9BF"/>
    <w:rsid w:val="2F9A061C"/>
    <w:rsid w:val="2FAFFBDF"/>
    <w:rsid w:val="36FD7449"/>
    <w:rsid w:val="37BFF10F"/>
    <w:rsid w:val="37DAE6C5"/>
    <w:rsid w:val="37DB9AEE"/>
    <w:rsid w:val="3FD64DF8"/>
    <w:rsid w:val="3FD7F408"/>
    <w:rsid w:val="47FD9DDC"/>
    <w:rsid w:val="4BFD5402"/>
    <w:rsid w:val="4EFF4D7F"/>
    <w:rsid w:val="4FEE5FB3"/>
    <w:rsid w:val="5BF7C962"/>
    <w:rsid w:val="663DB24B"/>
    <w:rsid w:val="6BCD20A5"/>
    <w:rsid w:val="6DFF90D2"/>
    <w:rsid w:val="6F7FE01C"/>
    <w:rsid w:val="6FEEDA27"/>
    <w:rsid w:val="6FFFAA48"/>
    <w:rsid w:val="73FFF697"/>
    <w:rsid w:val="7545D533"/>
    <w:rsid w:val="768757BA"/>
    <w:rsid w:val="76BED4E5"/>
    <w:rsid w:val="77DB27E2"/>
    <w:rsid w:val="77ECB968"/>
    <w:rsid w:val="797F6CD7"/>
    <w:rsid w:val="7DFE962C"/>
    <w:rsid w:val="7EDD9AC7"/>
    <w:rsid w:val="7F6F7202"/>
    <w:rsid w:val="7FAE8B5B"/>
    <w:rsid w:val="7FB384D3"/>
    <w:rsid w:val="7FFDC9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180659"/>
  <w15:docId w15:val="{4F61F20F-D3E5-4049-9CEA-59394EA21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771"/>
    <w:pPr>
      <w:spacing w:before="60" w:after="0" w:line="264" w:lineRule="auto"/>
      <w:jc w:val="both"/>
    </w:pPr>
    <w:rPr>
      <w:rFonts w:eastAsiaTheme="minorHAnsi"/>
      <w:color w:val="000000"/>
      <w:sz w:val="26"/>
      <w:szCs w:val="26"/>
    </w:rPr>
  </w:style>
  <w:style w:type="paragraph" w:styleId="Heading1">
    <w:name w:val="heading 1"/>
    <w:basedOn w:val="ListParagraph"/>
    <w:next w:val="Normal"/>
    <w:link w:val="Heading1Char"/>
    <w:uiPriority w:val="9"/>
    <w:qFormat/>
    <w:pPr>
      <w:numPr>
        <w:numId w:val="1"/>
      </w:numPr>
      <w:spacing w:before="120" w:after="240"/>
      <w:contextualSpacing w:val="0"/>
      <w:jc w:val="center"/>
      <w:outlineLvl w:val="0"/>
    </w:pPr>
    <w:rPr>
      <w:b/>
    </w:rPr>
  </w:style>
  <w:style w:type="paragraph" w:styleId="Heading2">
    <w:name w:val="heading 2"/>
    <w:basedOn w:val="ListParagraph"/>
    <w:next w:val="Normal"/>
    <w:link w:val="Heading2Char"/>
    <w:uiPriority w:val="9"/>
    <w:unhideWhenUsed/>
    <w:qFormat/>
    <w:pPr>
      <w:numPr>
        <w:ilvl w:val="1"/>
        <w:numId w:val="1"/>
      </w:numPr>
      <w:spacing w:before="120"/>
      <w:contextualSpacing w:val="0"/>
      <w:outlineLvl w:val="1"/>
    </w:pPr>
    <w:rPr>
      <w:b/>
    </w:rPr>
  </w:style>
  <w:style w:type="paragraph" w:styleId="Heading3">
    <w:name w:val="heading 3"/>
    <w:basedOn w:val="Heading4"/>
    <w:next w:val="Normal"/>
    <w:link w:val="Heading3Char"/>
    <w:uiPriority w:val="9"/>
    <w:unhideWhenUsed/>
    <w:qFormat/>
    <w:pPr>
      <w:numPr>
        <w:ilvl w:val="2"/>
      </w:numPr>
      <w:spacing w:before="120"/>
      <w:outlineLvl w:val="2"/>
    </w:pPr>
    <w:rPr>
      <w:b/>
      <w:i w:val="0"/>
    </w:rPr>
  </w:style>
  <w:style w:type="paragraph" w:styleId="Heading4">
    <w:name w:val="heading 4"/>
    <w:basedOn w:val="Heading5"/>
    <w:next w:val="Normal"/>
    <w:link w:val="Heading4Char"/>
    <w:uiPriority w:val="9"/>
    <w:unhideWhenUsed/>
    <w:qFormat/>
    <w:pPr>
      <w:numPr>
        <w:ilvl w:val="3"/>
        <w:numId w:val="1"/>
      </w:numPr>
      <w:outlineLvl w:val="3"/>
    </w:pPr>
    <w:rPr>
      <w:i/>
    </w:rPr>
  </w:style>
  <w:style w:type="paragraph" w:styleId="Heading5">
    <w:name w:val="heading 5"/>
    <w:basedOn w:val="ListParagraph"/>
    <w:next w:val="Normal"/>
    <w:link w:val="Heading5Char"/>
    <w:uiPriority w:val="9"/>
    <w:unhideWhenUsed/>
    <w:pPr>
      <w:numPr>
        <w:numId w:val="2"/>
      </w:numPr>
      <w:ind w:left="990"/>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Caption">
    <w:name w:val="caption"/>
    <w:basedOn w:val="Normal"/>
    <w:next w:val="Normal"/>
    <w:link w:val="CaptionChar"/>
    <w:uiPriority w:val="35"/>
    <w:unhideWhenUsed/>
    <w:qFormat/>
    <w:pPr>
      <w:spacing w:after="200" w:line="240" w:lineRule="auto"/>
      <w:jc w:val="center"/>
    </w:pPr>
    <w:rPr>
      <w:i/>
      <w:iCs/>
      <w:color w:val="404040" w:themeColor="text1" w:themeTint="BF"/>
      <w:sz w:val="24"/>
      <w:szCs w:val="24"/>
    </w:rPr>
  </w:style>
  <w:style w:type="paragraph" w:styleId="CommentText">
    <w:name w:val="annotation text"/>
    <w:basedOn w:val="Normal"/>
    <w:link w:val="CommentTextChar"/>
    <w:uiPriority w:val="99"/>
    <w:semiHidden/>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paragraph" w:styleId="Footer">
    <w:name w:val="footer"/>
    <w:basedOn w:val="Normal"/>
    <w:link w:val="FooterChar"/>
    <w:uiPriority w:val="99"/>
    <w:unhideWhenUsed/>
    <w:pPr>
      <w:tabs>
        <w:tab w:val="center" w:pos="4680"/>
        <w:tab w:val="right" w:pos="9360"/>
      </w:tabs>
      <w:spacing w:before="0" w:line="240" w:lineRule="auto"/>
    </w:pPr>
  </w:style>
  <w:style w:type="paragraph" w:styleId="FootnoteText">
    <w:name w:val="footnote text"/>
    <w:basedOn w:val="Normal"/>
    <w:link w:val="FootnoteTextChar"/>
    <w:uiPriority w:val="99"/>
    <w:semiHidden/>
    <w:unhideWhenUsed/>
    <w:qFormat/>
    <w:pPr>
      <w:spacing w:before="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paragraph" w:styleId="Subtitle">
    <w:name w:val="Subtitle"/>
    <w:basedOn w:val="Normal"/>
    <w:next w:val="Normal"/>
    <w:link w:val="SubtitleChar"/>
    <w:uiPriority w:val="11"/>
    <w:qFormat/>
    <w:pPr>
      <w:jc w:val="center"/>
    </w:pPr>
    <w:rPr>
      <w:rFonts w:ascii="ArnoPro" w:hAnsi="ArnoPro"/>
      <w:sz w:val="52"/>
      <w:szCs w:val="52"/>
    </w:r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jc w:val="center"/>
    </w:pPr>
    <w:rPr>
      <w:b/>
    </w:rPr>
  </w:style>
  <w:style w:type="paragraph" w:styleId="TOC1">
    <w:name w:val="toc 1"/>
    <w:basedOn w:val="Normal"/>
    <w:next w:val="Normal"/>
    <w:uiPriority w:val="39"/>
    <w:unhideWhenUsed/>
    <w:qFormat/>
    <w:pPr>
      <w:spacing w:after="100"/>
    </w:pPr>
    <w:rPr>
      <w:b/>
    </w:rPr>
  </w:style>
  <w:style w:type="paragraph" w:styleId="TOC2">
    <w:name w:val="toc 2"/>
    <w:basedOn w:val="Normal"/>
    <w:next w:val="Normal"/>
    <w:uiPriority w:val="39"/>
    <w:unhideWhenUsed/>
    <w:qFormat/>
    <w:pPr>
      <w:spacing w:after="100"/>
    </w:pPr>
  </w:style>
  <w:style w:type="paragraph" w:styleId="TOC3">
    <w:name w:val="toc 3"/>
    <w:basedOn w:val="Normal"/>
    <w:next w:val="Normal"/>
    <w:uiPriority w:val="39"/>
    <w:unhideWhenUsed/>
    <w:qFormat/>
    <w:pPr>
      <w:spacing w:after="100"/>
      <w:ind w:left="522" w:firstLine="284"/>
    </w:pPr>
  </w:style>
  <w:style w:type="paragraph" w:styleId="TOC4">
    <w:name w:val="toc 4"/>
    <w:basedOn w:val="Normal"/>
    <w:next w:val="Normal"/>
    <w:uiPriority w:val="39"/>
    <w:unhideWhenUsed/>
    <w:qFormat/>
    <w:pPr>
      <w:spacing w:after="100"/>
      <w:ind w:left="780"/>
    </w:pPr>
  </w:style>
  <w:style w:type="character" w:styleId="CommentReference">
    <w:name w:val="annotation reference"/>
    <w:basedOn w:val="DefaultParagraphFont"/>
    <w:uiPriority w:val="99"/>
    <w:semiHidden/>
    <w:unhideWhenUsed/>
    <w:qFormat/>
    <w:rPr>
      <w:sz w:val="16"/>
      <w:szCs w:val="16"/>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spacing w:before="60" w:after="0" w:line="240" w:lineRule="auto"/>
      <w:jc w:val="both"/>
    </w:pPr>
    <w:rPr>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hAnsi="Times New Roman" w:cs="Times New Roman"/>
      <w:b/>
      <w:color w:val="000000"/>
      <w:sz w:val="26"/>
      <w:szCs w:val="26"/>
    </w:rPr>
  </w:style>
  <w:style w:type="character" w:customStyle="1" w:styleId="Heading2Char">
    <w:name w:val="Heading 2 Char"/>
    <w:basedOn w:val="DefaultParagraphFont"/>
    <w:link w:val="Heading2"/>
    <w:uiPriority w:val="9"/>
    <w:qFormat/>
    <w:rPr>
      <w:rFonts w:ascii="Times New Roman" w:hAnsi="Times New Roman" w:cs="Times New Roman"/>
      <w:b/>
      <w:color w:val="000000"/>
      <w:sz w:val="26"/>
      <w:szCs w:val="26"/>
    </w:rPr>
  </w:style>
  <w:style w:type="character" w:customStyle="1" w:styleId="Heading3Char">
    <w:name w:val="Heading 3 Char"/>
    <w:basedOn w:val="DefaultParagraphFont"/>
    <w:link w:val="Heading3"/>
    <w:uiPriority w:val="9"/>
    <w:rPr>
      <w:rFonts w:eastAsiaTheme="minorHAnsi"/>
      <w:b/>
      <w:color w:val="000000"/>
      <w:sz w:val="26"/>
      <w:szCs w:val="26"/>
    </w:rPr>
  </w:style>
  <w:style w:type="character" w:customStyle="1" w:styleId="Heading4Char">
    <w:name w:val="Heading 4 Char"/>
    <w:basedOn w:val="DefaultParagraphFont"/>
    <w:link w:val="Heading4"/>
    <w:uiPriority w:val="9"/>
    <w:rPr>
      <w:rFonts w:eastAsiaTheme="minorHAnsi"/>
      <w:i/>
      <w:color w:val="000000"/>
      <w:sz w:val="26"/>
      <w:szCs w:val="26"/>
    </w:rPr>
  </w:style>
  <w:style w:type="character" w:customStyle="1" w:styleId="SubtitleChar">
    <w:name w:val="Subtitle Char"/>
    <w:basedOn w:val="DefaultParagraphFont"/>
    <w:link w:val="Subtitle"/>
    <w:uiPriority w:val="11"/>
    <w:qFormat/>
    <w:rPr>
      <w:rFonts w:ascii="ArnoPro" w:hAnsi="ArnoPro" w:cs="Times New Roman"/>
      <w:color w:val="000000"/>
      <w:sz w:val="52"/>
      <w:szCs w:val="52"/>
    </w:rPr>
  </w:style>
  <w:style w:type="character" w:customStyle="1" w:styleId="TitleChar">
    <w:name w:val="Title Char"/>
    <w:basedOn w:val="DefaultParagraphFont"/>
    <w:link w:val="Title"/>
    <w:uiPriority w:val="10"/>
    <w:qFormat/>
    <w:rPr>
      <w:rFonts w:ascii="Times New Roman" w:hAnsi="Times New Roman" w:cs="Times New Roman"/>
      <w:b/>
      <w:color w:val="000000"/>
      <w:sz w:val="26"/>
      <w:szCs w:val="26"/>
    </w:rPr>
  </w:style>
  <w:style w:type="paragraph" w:customStyle="1" w:styleId="TOCHeading1">
    <w:name w:val="TOC Heading1"/>
    <w:basedOn w:val="Heading1"/>
    <w:next w:val="Normal"/>
    <w:uiPriority w:val="39"/>
    <w:unhideWhenUsed/>
    <w:qFormat/>
    <w:pPr>
      <w:keepNext/>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BalloonTextChar">
    <w:name w:val="Balloon Text Char"/>
    <w:basedOn w:val="DefaultParagraphFont"/>
    <w:link w:val="BalloonText"/>
    <w:uiPriority w:val="99"/>
    <w:semiHidden/>
    <w:qFormat/>
    <w:rPr>
      <w:rFonts w:ascii="Tahoma" w:hAnsi="Tahoma" w:cs="Tahoma"/>
      <w:color w:val="000000"/>
      <w:sz w:val="16"/>
      <w:szCs w:val="16"/>
    </w:rPr>
  </w:style>
  <w:style w:type="character" w:styleId="PlaceholderText">
    <w:name w:val="Placeholder Text"/>
    <w:basedOn w:val="DefaultParagraphFont"/>
    <w:uiPriority w:val="99"/>
    <w:semiHidden/>
    <w:qFormat/>
    <w:rPr>
      <w:color w:val="808080"/>
    </w:rPr>
  </w:style>
  <w:style w:type="character" w:customStyle="1" w:styleId="HeaderChar">
    <w:name w:val="Header Char"/>
    <w:basedOn w:val="DefaultParagraphFont"/>
    <w:link w:val="Header"/>
    <w:uiPriority w:val="99"/>
    <w:qFormat/>
    <w:rPr>
      <w:rFonts w:ascii="Times New Roman" w:hAnsi="Times New Roman" w:cs="Times New Roman"/>
      <w:color w:val="000000"/>
      <w:sz w:val="26"/>
      <w:szCs w:val="26"/>
    </w:rPr>
  </w:style>
  <w:style w:type="character" w:customStyle="1" w:styleId="FooterChar">
    <w:name w:val="Footer Char"/>
    <w:basedOn w:val="DefaultParagraphFont"/>
    <w:link w:val="Footer"/>
    <w:uiPriority w:val="99"/>
    <w:qFormat/>
    <w:rPr>
      <w:rFonts w:ascii="Times New Roman" w:hAnsi="Times New Roman" w:cs="Times New Roman"/>
      <w:color w:val="000000"/>
      <w:sz w:val="26"/>
      <w:szCs w:val="26"/>
    </w:rPr>
  </w:style>
  <w:style w:type="paragraph" w:customStyle="1" w:styleId="Bibliography1">
    <w:name w:val="Bibliography1"/>
    <w:basedOn w:val="Normal"/>
    <w:next w:val="Normal"/>
    <w:uiPriority w:val="37"/>
    <w:unhideWhenUsed/>
    <w:qFormat/>
  </w:style>
  <w:style w:type="character" w:customStyle="1" w:styleId="Heading5Char">
    <w:name w:val="Heading 5 Char"/>
    <w:basedOn w:val="DefaultParagraphFont"/>
    <w:link w:val="Heading5"/>
    <w:uiPriority w:val="9"/>
    <w:qFormat/>
    <w:rPr>
      <w:rFonts w:ascii="Times New Roman" w:hAnsi="Times New Roman" w:cs="Times New Roman"/>
      <w:color w:val="000000"/>
      <w:sz w:val="26"/>
      <w:szCs w:val="26"/>
    </w:rPr>
  </w:style>
  <w:style w:type="character" w:customStyle="1" w:styleId="CommentTextChar">
    <w:name w:val="Comment Text Char"/>
    <w:basedOn w:val="DefaultParagraphFont"/>
    <w:link w:val="CommentText"/>
    <w:uiPriority w:val="99"/>
    <w:semiHidden/>
    <w:rPr>
      <w:rFonts w:eastAsiaTheme="minorHAnsi"/>
      <w:color w:val="000000"/>
      <w:sz w:val="26"/>
      <w:szCs w:val="26"/>
    </w:rPr>
  </w:style>
  <w:style w:type="character" w:customStyle="1" w:styleId="CommentSubjectChar">
    <w:name w:val="Comment Subject Char"/>
    <w:basedOn w:val="CommentTextChar"/>
    <w:link w:val="CommentSubject"/>
    <w:uiPriority w:val="99"/>
    <w:semiHidden/>
    <w:qFormat/>
    <w:rPr>
      <w:rFonts w:eastAsiaTheme="minorHAnsi"/>
      <w:b/>
      <w:bCs/>
      <w:color w:val="000000"/>
      <w:sz w:val="26"/>
      <w:szCs w:val="26"/>
    </w:rPr>
  </w:style>
  <w:style w:type="character" w:customStyle="1" w:styleId="FootnoteTextChar">
    <w:name w:val="Footnote Text Char"/>
    <w:basedOn w:val="DefaultParagraphFont"/>
    <w:link w:val="FootnoteText"/>
    <w:uiPriority w:val="99"/>
    <w:semiHidden/>
    <w:rPr>
      <w:rFonts w:eastAsiaTheme="minorHAnsi"/>
      <w:color w:val="000000"/>
    </w:rPr>
  </w:style>
  <w:style w:type="paragraph" w:customStyle="1" w:styleId="Bibliography2">
    <w:name w:val="Bibliography2"/>
    <w:basedOn w:val="Normal"/>
    <w:next w:val="Normal"/>
    <w:uiPriority w:val="37"/>
    <w:unhideWhenUsed/>
    <w:qFormat/>
  </w:style>
  <w:style w:type="paragraph" w:customStyle="1" w:styleId="paragraph">
    <w:name w:val="paragraph"/>
    <w:basedOn w:val="Normal"/>
    <w:qFormat/>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qFormat/>
  </w:style>
  <w:style w:type="character" w:customStyle="1" w:styleId="eop">
    <w:name w:val="eop"/>
    <w:basedOn w:val="DefaultParagraphFont"/>
    <w:qFormat/>
  </w:style>
  <w:style w:type="paragraph" w:customStyle="1" w:styleId="PT">
    <w:name w:val="PT"/>
    <w:basedOn w:val="Caption"/>
    <w:link w:val="PTChar"/>
    <w:qFormat/>
    <w:pPr>
      <w:spacing w:after="0"/>
      <w:jc w:val="left"/>
    </w:pPr>
  </w:style>
  <w:style w:type="paragraph" w:customStyle="1" w:styleId="Bibliography3">
    <w:name w:val="Bibliography3"/>
    <w:basedOn w:val="Normal"/>
    <w:next w:val="Normal"/>
    <w:uiPriority w:val="37"/>
    <w:unhideWhenUsed/>
  </w:style>
  <w:style w:type="character" w:customStyle="1" w:styleId="CaptionChar">
    <w:name w:val="Caption Char"/>
    <w:basedOn w:val="DefaultParagraphFont"/>
    <w:link w:val="Caption"/>
    <w:uiPriority w:val="35"/>
    <w:rPr>
      <w:rFonts w:eastAsiaTheme="minorHAnsi"/>
      <w:i/>
      <w:iCs/>
      <w:color w:val="404040" w:themeColor="text1" w:themeTint="BF"/>
      <w:sz w:val="24"/>
      <w:szCs w:val="24"/>
    </w:rPr>
  </w:style>
  <w:style w:type="character" w:customStyle="1" w:styleId="PTChar">
    <w:name w:val="PT Char"/>
    <w:basedOn w:val="CaptionChar"/>
    <w:link w:val="PT"/>
    <w:rPr>
      <w:rFonts w:eastAsiaTheme="minorHAnsi"/>
      <w:i/>
      <w:iCs/>
      <w:color w:val="404040" w:themeColor="text1" w:themeTint="BF"/>
      <w:sz w:val="24"/>
      <w:szCs w:val="24"/>
    </w:rPr>
  </w:style>
  <w:style w:type="character" w:customStyle="1" w:styleId="fontstyle01">
    <w:name w:val="fontstyle01"/>
    <w:basedOn w:val="DefaultParagraphFont"/>
    <w:rPr>
      <w:rFonts w:ascii="Times New Roman" w:hAnsi="Times New Roman" w:cs="Times New Roman" w:hint="default"/>
      <w:color w:val="000000"/>
      <w:sz w:val="26"/>
      <w:szCs w:val="26"/>
    </w:rPr>
  </w:style>
  <w:style w:type="paragraph" w:styleId="Bibliography">
    <w:name w:val="Bibliography"/>
    <w:basedOn w:val="Normal"/>
    <w:next w:val="Normal"/>
    <w:uiPriority w:val="37"/>
    <w:unhideWhenUsed/>
    <w:rsid w:val="00A05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53580">
      <w:bodyDiv w:val="1"/>
      <w:marLeft w:val="0"/>
      <w:marRight w:val="0"/>
      <w:marTop w:val="0"/>
      <w:marBottom w:val="0"/>
      <w:divBdr>
        <w:top w:val="none" w:sz="0" w:space="0" w:color="auto"/>
        <w:left w:val="none" w:sz="0" w:space="0" w:color="auto"/>
        <w:bottom w:val="none" w:sz="0" w:space="0" w:color="auto"/>
        <w:right w:val="none" w:sz="0" w:space="0" w:color="auto"/>
      </w:divBdr>
    </w:div>
    <w:div w:id="27343803">
      <w:bodyDiv w:val="1"/>
      <w:marLeft w:val="0"/>
      <w:marRight w:val="0"/>
      <w:marTop w:val="0"/>
      <w:marBottom w:val="0"/>
      <w:divBdr>
        <w:top w:val="none" w:sz="0" w:space="0" w:color="auto"/>
        <w:left w:val="none" w:sz="0" w:space="0" w:color="auto"/>
        <w:bottom w:val="none" w:sz="0" w:space="0" w:color="auto"/>
        <w:right w:val="none" w:sz="0" w:space="0" w:color="auto"/>
      </w:divBdr>
    </w:div>
    <w:div w:id="34353941">
      <w:bodyDiv w:val="1"/>
      <w:marLeft w:val="0"/>
      <w:marRight w:val="0"/>
      <w:marTop w:val="0"/>
      <w:marBottom w:val="0"/>
      <w:divBdr>
        <w:top w:val="none" w:sz="0" w:space="0" w:color="auto"/>
        <w:left w:val="none" w:sz="0" w:space="0" w:color="auto"/>
        <w:bottom w:val="none" w:sz="0" w:space="0" w:color="auto"/>
        <w:right w:val="none" w:sz="0" w:space="0" w:color="auto"/>
      </w:divBdr>
    </w:div>
    <w:div w:id="51931198">
      <w:bodyDiv w:val="1"/>
      <w:marLeft w:val="0"/>
      <w:marRight w:val="0"/>
      <w:marTop w:val="0"/>
      <w:marBottom w:val="0"/>
      <w:divBdr>
        <w:top w:val="none" w:sz="0" w:space="0" w:color="auto"/>
        <w:left w:val="none" w:sz="0" w:space="0" w:color="auto"/>
        <w:bottom w:val="none" w:sz="0" w:space="0" w:color="auto"/>
        <w:right w:val="none" w:sz="0" w:space="0" w:color="auto"/>
      </w:divBdr>
    </w:div>
    <w:div w:id="99179445">
      <w:bodyDiv w:val="1"/>
      <w:marLeft w:val="0"/>
      <w:marRight w:val="0"/>
      <w:marTop w:val="0"/>
      <w:marBottom w:val="0"/>
      <w:divBdr>
        <w:top w:val="none" w:sz="0" w:space="0" w:color="auto"/>
        <w:left w:val="none" w:sz="0" w:space="0" w:color="auto"/>
        <w:bottom w:val="none" w:sz="0" w:space="0" w:color="auto"/>
        <w:right w:val="none" w:sz="0" w:space="0" w:color="auto"/>
      </w:divBdr>
    </w:div>
    <w:div w:id="101188002">
      <w:bodyDiv w:val="1"/>
      <w:marLeft w:val="0"/>
      <w:marRight w:val="0"/>
      <w:marTop w:val="0"/>
      <w:marBottom w:val="0"/>
      <w:divBdr>
        <w:top w:val="none" w:sz="0" w:space="0" w:color="auto"/>
        <w:left w:val="none" w:sz="0" w:space="0" w:color="auto"/>
        <w:bottom w:val="none" w:sz="0" w:space="0" w:color="auto"/>
        <w:right w:val="none" w:sz="0" w:space="0" w:color="auto"/>
      </w:divBdr>
    </w:div>
    <w:div w:id="105931461">
      <w:bodyDiv w:val="1"/>
      <w:marLeft w:val="0"/>
      <w:marRight w:val="0"/>
      <w:marTop w:val="0"/>
      <w:marBottom w:val="0"/>
      <w:divBdr>
        <w:top w:val="none" w:sz="0" w:space="0" w:color="auto"/>
        <w:left w:val="none" w:sz="0" w:space="0" w:color="auto"/>
        <w:bottom w:val="none" w:sz="0" w:space="0" w:color="auto"/>
        <w:right w:val="none" w:sz="0" w:space="0" w:color="auto"/>
      </w:divBdr>
    </w:div>
    <w:div w:id="134639983">
      <w:bodyDiv w:val="1"/>
      <w:marLeft w:val="0"/>
      <w:marRight w:val="0"/>
      <w:marTop w:val="0"/>
      <w:marBottom w:val="0"/>
      <w:divBdr>
        <w:top w:val="none" w:sz="0" w:space="0" w:color="auto"/>
        <w:left w:val="none" w:sz="0" w:space="0" w:color="auto"/>
        <w:bottom w:val="none" w:sz="0" w:space="0" w:color="auto"/>
        <w:right w:val="none" w:sz="0" w:space="0" w:color="auto"/>
      </w:divBdr>
    </w:div>
    <w:div w:id="245188761">
      <w:bodyDiv w:val="1"/>
      <w:marLeft w:val="0"/>
      <w:marRight w:val="0"/>
      <w:marTop w:val="0"/>
      <w:marBottom w:val="0"/>
      <w:divBdr>
        <w:top w:val="none" w:sz="0" w:space="0" w:color="auto"/>
        <w:left w:val="none" w:sz="0" w:space="0" w:color="auto"/>
        <w:bottom w:val="none" w:sz="0" w:space="0" w:color="auto"/>
        <w:right w:val="none" w:sz="0" w:space="0" w:color="auto"/>
      </w:divBdr>
    </w:div>
    <w:div w:id="262342293">
      <w:bodyDiv w:val="1"/>
      <w:marLeft w:val="0"/>
      <w:marRight w:val="0"/>
      <w:marTop w:val="0"/>
      <w:marBottom w:val="0"/>
      <w:divBdr>
        <w:top w:val="none" w:sz="0" w:space="0" w:color="auto"/>
        <w:left w:val="none" w:sz="0" w:space="0" w:color="auto"/>
        <w:bottom w:val="none" w:sz="0" w:space="0" w:color="auto"/>
        <w:right w:val="none" w:sz="0" w:space="0" w:color="auto"/>
      </w:divBdr>
    </w:div>
    <w:div w:id="271471773">
      <w:bodyDiv w:val="1"/>
      <w:marLeft w:val="0"/>
      <w:marRight w:val="0"/>
      <w:marTop w:val="0"/>
      <w:marBottom w:val="0"/>
      <w:divBdr>
        <w:top w:val="none" w:sz="0" w:space="0" w:color="auto"/>
        <w:left w:val="none" w:sz="0" w:space="0" w:color="auto"/>
        <w:bottom w:val="none" w:sz="0" w:space="0" w:color="auto"/>
        <w:right w:val="none" w:sz="0" w:space="0" w:color="auto"/>
      </w:divBdr>
    </w:div>
    <w:div w:id="278726192">
      <w:bodyDiv w:val="1"/>
      <w:marLeft w:val="0"/>
      <w:marRight w:val="0"/>
      <w:marTop w:val="0"/>
      <w:marBottom w:val="0"/>
      <w:divBdr>
        <w:top w:val="none" w:sz="0" w:space="0" w:color="auto"/>
        <w:left w:val="none" w:sz="0" w:space="0" w:color="auto"/>
        <w:bottom w:val="none" w:sz="0" w:space="0" w:color="auto"/>
        <w:right w:val="none" w:sz="0" w:space="0" w:color="auto"/>
      </w:divBdr>
    </w:div>
    <w:div w:id="303704379">
      <w:bodyDiv w:val="1"/>
      <w:marLeft w:val="0"/>
      <w:marRight w:val="0"/>
      <w:marTop w:val="0"/>
      <w:marBottom w:val="0"/>
      <w:divBdr>
        <w:top w:val="none" w:sz="0" w:space="0" w:color="auto"/>
        <w:left w:val="none" w:sz="0" w:space="0" w:color="auto"/>
        <w:bottom w:val="none" w:sz="0" w:space="0" w:color="auto"/>
        <w:right w:val="none" w:sz="0" w:space="0" w:color="auto"/>
      </w:divBdr>
    </w:div>
    <w:div w:id="314146778">
      <w:bodyDiv w:val="1"/>
      <w:marLeft w:val="0"/>
      <w:marRight w:val="0"/>
      <w:marTop w:val="0"/>
      <w:marBottom w:val="0"/>
      <w:divBdr>
        <w:top w:val="none" w:sz="0" w:space="0" w:color="auto"/>
        <w:left w:val="none" w:sz="0" w:space="0" w:color="auto"/>
        <w:bottom w:val="none" w:sz="0" w:space="0" w:color="auto"/>
        <w:right w:val="none" w:sz="0" w:space="0" w:color="auto"/>
      </w:divBdr>
    </w:div>
    <w:div w:id="418601527">
      <w:bodyDiv w:val="1"/>
      <w:marLeft w:val="0"/>
      <w:marRight w:val="0"/>
      <w:marTop w:val="0"/>
      <w:marBottom w:val="0"/>
      <w:divBdr>
        <w:top w:val="none" w:sz="0" w:space="0" w:color="auto"/>
        <w:left w:val="none" w:sz="0" w:space="0" w:color="auto"/>
        <w:bottom w:val="none" w:sz="0" w:space="0" w:color="auto"/>
        <w:right w:val="none" w:sz="0" w:space="0" w:color="auto"/>
      </w:divBdr>
    </w:div>
    <w:div w:id="460803321">
      <w:bodyDiv w:val="1"/>
      <w:marLeft w:val="0"/>
      <w:marRight w:val="0"/>
      <w:marTop w:val="0"/>
      <w:marBottom w:val="0"/>
      <w:divBdr>
        <w:top w:val="none" w:sz="0" w:space="0" w:color="auto"/>
        <w:left w:val="none" w:sz="0" w:space="0" w:color="auto"/>
        <w:bottom w:val="none" w:sz="0" w:space="0" w:color="auto"/>
        <w:right w:val="none" w:sz="0" w:space="0" w:color="auto"/>
      </w:divBdr>
    </w:div>
    <w:div w:id="526917153">
      <w:bodyDiv w:val="1"/>
      <w:marLeft w:val="0"/>
      <w:marRight w:val="0"/>
      <w:marTop w:val="0"/>
      <w:marBottom w:val="0"/>
      <w:divBdr>
        <w:top w:val="none" w:sz="0" w:space="0" w:color="auto"/>
        <w:left w:val="none" w:sz="0" w:space="0" w:color="auto"/>
        <w:bottom w:val="none" w:sz="0" w:space="0" w:color="auto"/>
        <w:right w:val="none" w:sz="0" w:space="0" w:color="auto"/>
      </w:divBdr>
    </w:div>
    <w:div w:id="533880837">
      <w:bodyDiv w:val="1"/>
      <w:marLeft w:val="0"/>
      <w:marRight w:val="0"/>
      <w:marTop w:val="0"/>
      <w:marBottom w:val="0"/>
      <w:divBdr>
        <w:top w:val="none" w:sz="0" w:space="0" w:color="auto"/>
        <w:left w:val="none" w:sz="0" w:space="0" w:color="auto"/>
        <w:bottom w:val="none" w:sz="0" w:space="0" w:color="auto"/>
        <w:right w:val="none" w:sz="0" w:space="0" w:color="auto"/>
      </w:divBdr>
    </w:div>
    <w:div w:id="546383313">
      <w:bodyDiv w:val="1"/>
      <w:marLeft w:val="0"/>
      <w:marRight w:val="0"/>
      <w:marTop w:val="0"/>
      <w:marBottom w:val="0"/>
      <w:divBdr>
        <w:top w:val="none" w:sz="0" w:space="0" w:color="auto"/>
        <w:left w:val="none" w:sz="0" w:space="0" w:color="auto"/>
        <w:bottom w:val="none" w:sz="0" w:space="0" w:color="auto"/>
        <w:right w:val="none" w:sz="0" w:space="0" w:color="auto"/>
      </w:divBdr>
    </w:div>
    <w:div w:id="582370746">
      <w:bodyDiv w:val="1"/>
      <w:marLeft w:val="0"/>
      <w:marRight w:val="0"/>
      <w:marTop w:val="0"/>
      <w:marBottom w:val="0"/>
      <w:divBdr>
        <w:top w:val="none" w:sz="0" w:space="0" w:color="auto"/>
        <w:left w:val="none" w:sz="0" w:space="0" w:color="auto"/>
        <w:bottom w:val="none" w:sz="0" w:space="0" w:color="auto"/>
        <w:right w:val="none" w:sz="0" w:space="0" w:color="auto"/>
      </w:divBdr>
    </w:div>
    <w:div w:id="600143216">
      <w:bodyDiv w:val="1"/>
      <w:marLeft w:val="0"/>
      <w:marRight w:val="0"/>
      <w:marTop w:val="0"/>
      <w:marBottom w:val="0"/>
      <w:divBdr>
        <w:top w:val="none" w:sz="0" w:space="0" w:color="auto"/>
        <w:left w:val="none" w:sz="0" w:space="0" w:color="auto"/>
        <w:bottom w:val="none" w:sz="0" w:space="0" w:color="auto"/>
        <w:right w:val="none" w:sz="0" w:space="0" w:color="auto"/>
      </w:divBdr>
    </w:div>
    <w:div w:id="632099399">
      <w:bodyDiv w:val="1"/>
      <w:marLeft w:val="0"/>
      <w:marRight w:val="0"/>
      <w:marTop w:val="0"/>
      <w:marBottom w:val="0"/>
      <w:divBdr>
        <w:top w:val="none" w:sz="0" w:space="0" w:color="auto"/>
        <w:left w:val="none" w:sz="0" w:space="0" w:color="auto"/>
        <w:bottom w:val="none" w:sz="0" w:space="0" w:color="auto"/>
        <w:right w:val="none" w:sz="0" w:space="0" w:color="auto"/>
      </w:divBdr>
    </w:div>
    <w:div w:id="633413406">
      <w:bodyDiv w:val="1"/>
      <w:marLeft w:val="0"/>
      <w:marRight w:val="0"/>
      <w:marTop w:val="0"/>
      <w:marBottom w:val="0"/>
      <w:divBdr>
        <w:top w:val="none" w:sz="0" w:space="0" w:color="auto"/>
        <w:left w:val="none" w:sz="0" w:space="0" w:color="auto"/>
        <w:bottom w:val="none" w:sz="0" w:space="0" w:color="auto"/>
        <w:right w:val="none" w:sz="0" w:space="0" w:color="auto"/>
      </w:divBdr>
    </w:div>
    <w:div w:id="641081762">
      <w:bodyDiv w:val="1"/>
      <w:marLeft w:val="0"/>
      <w:marRight w:val="0"/>
      <w:marTop w:val="0"/>
      <w:marBottom w:val="0"/>
      <w:divBdr>
        <w:top w:val="none" w:sz="0" w:space="0" w:color="auto"/>
        <w:left w:val="none" w:sz="0" w:space="0" w:color="auto"/>
        <w:bottom w:val="none" w:sz="0" w:space="0" w:color="auto"/>
        <w:right w:val="none" w:sz="0" w:space="0" w:color="auto"/>
      </w:divBdr>
    </w:div>
    <w:div w:id="693774229">
      <w:bodyDiv w:val="1"/>
      <w:marLeft w:val="0"/>
      <w:marRight w:val="0"/>
      <w:marTop w:val="0"/>
      <w:marBottom w:val="0"/>
      <w:divBdr>
        <w:top w:val="none" w:sz="0" w:space="0" w:color="auto"/>
        <w:left w:val="none" w:sz="0" w:space="0" w:color="auto"/>
        <w:bottom w:val="none" w:sz="0" w:space="0" w:color="auto"/>
        <w:right w:val="none" w:sz="0" w:space="0" w:color="auto"/>
      </w:divBdr>
    </w:div>
    <w:div w:id="707484692">
      <w:bodyDiv w:val="1"/>
      <w:marLeft w:val="0"/>
      <w:marRight w:val="0"/>
      <w:marTop w:val="0"/>
      <w:marBottom w:val="0"/>
      <w:divBdr>
        <w:top w:val="none" w:sz="0" w:space="0" w:color="auto"/>
        <w:left w:val="none" w:sz="0" w:space="0" w:color="auto"/>
        <w:bottom w:val="none" w:sz="0" w:space="0" w:color="auto"/>
        <w:right w:val="none" w:sz="0" w:space="0" w:color="auto"/>
      </w:divBdr>
    </w:div>
    <w:div w:id="715088205">
      <w:bodyDiv w:val="1"/>
      <w:marLeft w:val="0"/>
      <w:marRight w:val="0"/>
      <w:marTop w:val="0"/>
      <w:marBottom w:val="0"/>
      <w:divBdr>
        <w:top w:val="none" w:sz="0" w:space="0" w:color="auto"/>
        <w:left w:val="none" w:sz="0" w:space="0" w:color="auto"/>
        <w:bottom w:val="none" w:sz="0" w:space="0" w:color="auto"/>
        <w:right w:val="none" w:sz="0" w:space="0" w:color="auto"/>
      </w:divBdr>
    </w:div>
    <w:div w:id="753086256">
      <w:bodyDiv w:val="1"/>
      <w:marLeft w:val="0"/>
      <w:marRight w:val="0"/>
      <w:marTop w:val="0"/>
      <w:marBottom w:val="0"/>
      <w:divBdr>
        <w:top w:val="none" w:sz="0" w:space="0" w:color="auto"/>
        <w:left w:val="none" w:sz="0" w:space="0" w:color="auto"/>
        <w:bottom w:val="none" w:sz="0" w:space="0" w:color="auto"/>
        <w:right w:val="none" w:sz="0" w:space="0" w:color="auto"/>
      </w:divBdr>
    </w:div>
    <w:div w:id="768744486">
      <w:bodyDiv w:val="1"/>
      <w:marLeft w:val="0"/>
      <w:marRight w:val="0"/>
      <w:marTop w:val="0"/>
      <w:marBottom w:val="0"/>
      <w:divBdr>
        <w:top w:val="none" w:sz="0" w:space="0" w:color="auto"/>
        <w:left w:val="none" w:sz="0" w:space="0" w:color="auto"/>
        <w:bottom w:val="none" w:sz="0" w:space="0" w:color="auto"/>
        <w:right w:val="none" w:sz="0" w:space="0" w:color="auto"/>
      </w:divBdr>
    </w:div>
    <w:div w:id="775907763">
      <w:bodyDiv w:val="1"/>
      <w:marLeft w:val="0"/>
      <w:marRight w:val="0"/>
      <w:marTop w:val="0"/>
      <w:marBottom w:val="0"/>
      <w:divBdr>
        <w:top w:val="none" w:sz="0" w:space="0" w:color="auto"/>
        <w:left w:val="none" w:sz="0" w:space="0" w:color="auto"/>
        <w:bottom w:val="none" w:sz="0" w:space="0" w:color="auto"/>
        <w:right w:val="none" w:sz="0" w:space="0" w:color="auto"/>
      </w:divBdr>
    </w:div>
    <w:div w:id="816340810">
      <w:bodyDiv w:val="1"/>
      <w:marLeft w:val="0"/>
      <w:marRight w:val="0"/>
      <w:marTop w:val="0"/>
      <w:marBottom w:val="0"/>
      <w:divBdr>
        <w:top w:val="none" w:sz="0" w:space="0" w:color="auto"/>
        <w:left w:val="none" w:sz="0" w:space="0" w:color="auto"/>
        <w:bottom w:val="none" w:sz="0" w:space="0" w:color="auto"/>
        <w:right w:val="none" w:sz="0" w:space="0" w:color="auto"/>
      </w:divBdr>
    </w:div>
    <w:div w:id="840630441">
      <w:bodyDiv w:val="1"/>
      <w:marLeft w:val="0"/>
      <w:marRight w:val="0"/>
      <w:marTop w:val="0"/>
      <w:marBottom w:val="0"/>
      <w:divBdr>
        <w:top w:val="none" w:sz="0" w:space="0" w:color="auto"/>
        <w:left w:val="none" w:sz="0" w:space="0" w:color="auto"/>
        <w:bottom w:val="none" w:sz="0" w:space="0" w:color="auto"/>
        <w:right w:val="none" w:sz="0" w:space="0" w:color="auto"/>
      </w:divBdr>
    </w:div>
    <w:div w:id="862862275">
      <w:bodyDiv w:val="1"/>
      <w:marLeft w:val="0"/>
      <w:marRight w:val="0"/>
      <w:marTop w:val="0"/>
      <w:marBottom w:val="0"/>
      <w:divBdr>
        <w:top w:val="none" w:sz="0" w:space="0" w:color="auto"/>
        <w:left w:val="none" w:sz="0" w:space="0" w:color="auto"/>
        <w:bottom w:val="none" w:sz="0" w:space="0" w:color="auto"/>
        <w:right w:val="none" w:sz="0" w:space="0" w:color="auto"/>
      </w:divBdr>
    </w:div>
    <w:div w:id="886644927">
      <w:bodyDiv w:val="1"/>
      <w:marLeft w:val="0"/>
      <w:marRight w:val="0"/>
      <w:marTop w:val="0"/>
      <w:marBottom w:val="0"/>
      <w:divBdr>
        <w:top w:val="none" w:sz="0" w:space="0" w:color="auto"/>
        <w:left w:val="none" w:sz="0" w:space="0" w:color="auto"/>
        <w:bottom w:val="none" w:sz="0" w:space="0" w:color="auto"/>
        <w:right w:val="none" w:sz="0" w:space="0" w:color="auto"/>
      </w:divBdr>
    </w:div>
    <w:div w:id="894706547">
      <w:bodyDiv w:val="1"/>
      <w:marLeft w:val="0"/>
      <w:marRight w:val="0"/>
      <w:marTop w:val="0"/>
      <w:marBottom w:val="0"/>
      <w:divBdr>
        <w:top w:val="none" w:sz="0" w:space="0" w:color="auto"/>
        <w:left w:val="none" w:sz="0" w:space="0" w:color="auto"/>
        <w:bottom w:val="none" w:sz="0" w:space="0" w:color="auto"/>
        <w:right w:val="none" w:sz="0" w:space="0" w:color="auto"/>
      </w:divBdr>
    </w:div>
    <w:div w:id="932203403">
      <w:bodyDiv w:val="1"/>
      <w:marLeft w:val="0"/>
      <w:marRight w:val="0"/>
      <w:marTop w:val="0"/>
      <w:marBottom w:val="0"/>
      <w:divBdr>
        <w:top w:val="none" w:sz="0" w:space="0" w:color="auto"/>
        <w:left w:val="none" w:sz="0" w:space="0" w:color="auto"/>
        <w:bottom w:val="none" w:sz="0" w:space="0" w:color="auto"/>
        <w:right w:val="none" w:sz="0" w:space="0" w:color="auto"/>
      </w:divBdr>
    </w:div>
    <w:div w:id="978806669">
      <w:bodyDiv w:val="1"/>
      <w:marLeft w:val="0"/>
      <w:marRight w:val="0"/>
      <w:marTop w:val="0"/>
      <w:marBottom w:val="0"/>
      <w:divBdr>
        <w:top w:val="none" w:sz="0" w:space="0" w:color="auto"/>
        <w:left w:val="none" w:sz="0" w:space="0" w:color="auto"/>
        <w:bottom w:val="none" w:sz="0" w:space="0" w:color="auto"/>
        <w:right w:val="none" w:sz="0" w:space="0" w:color="auto"/>
      </w:divBdr>
    </w:div>
    <w:div w:id="1040861023">
      <w:bodyDiv w:val="1"/>
      <w:marLeft w:val="0"/>
      <w:marRight w:val="0"/>
      <w:marTop w:val="0"/>
      <w:marBottom w:val="0"/>
      <w:divBdr>
        <w:top w:val="none" w:sz="0" w:space="0" w:color="auto"/>
        <w:left w:val="none" w:sz="0" w:space="0" w:color="auto"/>
        <w:bottom w:val="none" w:sz="0" w:space="0" w:color="auto"/>
        <w:right w:val="none" w:sz="0" w:space="0" w:color="auto"/>
      </w:divBdr>
    </w:div>
    <w:div w:id="1060324924">
      <w:bodyDiv w:val="1"/>
      <w:marLeft w:val="0"/>
      <w:marRight w:val="0"/>
      <w:marTop w:val="0"/>
      <w:marBottom w:val="0"/>
      <w:divBdr>
        <w:top w:val="none" w:sz="0" w:space="0" w:color="auto"/>
        <w:left w:val="none" w:sz="0" w:space="0" w:color="auto"/>
        <w:bottom w:val="none" w:sz="0" w:space="0" w:color="auto"/>
        <w:right w:val="none" w:sz="0" w:space="0" w:color="auto"/>
      </w:divBdr>
    </w:div>
    <w:div w:id="1065564768">
      <w:bodyDiv w:val="1"/>
      <w:marLeft w:val="0"/>
      <w:marRight w:val="0"/>
      <w:marTop w:val="0"/>
      <w:marBottom w:val="0"/>
      <w:divBdr>
        <w:top w:val="none" w:sz="0" w:space="0" w:color="auto"/>
        <w:left w:val="none" w:sz="0" w:space="0" w:color="auto"/>
        <w:bottom w:val="none" w:sz="0" w:space="0" w:color="auto"/>
        <w:right w:val="none" w:sz="0" w:space="0" w:color="auto"/>
      </w:divBdr>
    </w:div>
    <w:div w:id="1113937023">
      <w:bodyDiv w:val="1"/>
      <w:marLeft w:val="0"/>
      <w:marRight w:val="0"/>
      <w:marTop w:val="0"/>
      <w:marBottom w:val="0"/>
      <w:divBdr>
        <w:top w:val="none" w:sz="0" w:space="0" w:color="auto"/>
        <w:left w:val="none" w:sz="0" w:space="0" w:color="auto"/>
        <w:bottom w:val="none" w:sz="0" w:space="0" w:color="auto"/>
        <w:right w:val="none" w:sz="0" w:space="0" w:color="auto"/>
      </w:divBdr>
    </w:div>
    <w:div w:id="1147478537">
      <w:bodyDiv w:val="1"/>
      <w:marLeft w:val="0"/>
      <w:marRight w:val="0"/>
      <w:marTop w:val="0"/>
      <w:marBottom w:val="0"/>
      <w:divBdr>
        <w:top w:val="none" w:sz="0" w:space="0" w:color="auto"/>
        <w:left w:val="none" w:sz="0" w:space="0" w:color="auto"/>
        <w:bottom w:val="none" w:sz="0" w:space="0" w:color="auto"/>
        <w:right w:val="none" w:sz="0" w:space="0" w:color="auto"/>
      </w:divBdr>
    </w:div>
    <w:div w:id="1164778567">
      <w:bodyDiv w:val="1"/>
      <w:marLeft w:val="0"/>
      <w:marRight w:val="0"/>
      <w:marTop w:val="0"/>
      <w:marBottom w:val="0"/>
      <w:divBdr>
        <w:top w:val="none" w:sz="0" w:space="0" w:color="auto"/>
        <w:left w:val="none" w:sz="0" w:space="0" w:color="auto"/>
        <w:bottom w:val="none" w:sz="0" w:space="0" w:color="auto"/>
        <w:right w:val="none" w:sz="0" w:space="0" w:color="auto"/>
      </w:divBdr>
    </w:div>
    <w:div w:id="1169760306">
      <w:bodyDiv w:val="1"/>
      <w:marLeft w:val="0"/>
      <w:marRight w:val="0"/>
      <w:marTop w:val="0"/>
      <w:marBottom w:val="0"/>
      <w:divBdr>
        <w:top w:val="none" w:sz="0" w:space="0" w:color="auto"/>
        <w:left w:val="none" w:sz="0" w:space="0" w:color="auto"/>
        <w:bottom w:val="none" w:sz="0" w:space="0" w:color="auto"/>
        <w:right w:val="none" w:sz="0" w:space="0" w:color="auto"/>
      </w:divBdr>
    </w:div>
    <w:div w:id="1198472460">
      <w:bodyDiv w:val="1"/>
      <w:marLeft w:val="0"/>
      <w:marRight w:val="0"/>
      <w:marTop w:val="0"/>
      <w:marBottom w:val="0"/>
      <w:divBdr>
        <w:top w:val="none" w:sz="0" w:space="0" w:color="auto"/>
        <w:left w:val="none" w:sz="0" w:space="0" w:color="auto"/>
        <w:bottom w:val="none" w:sz="0" w:space="0" w:color="auto"/>
        <w:right w:val="none" w:sz="0" w:space="0" w:color="auto"/>
      </w:divBdr>
    </w:div>
    <w:div w:id="1218517176">
      <w:bodyDiv w:val="1"/>
      <w:marLeft w:val="0"/>
      <w:marRight w:val="0"/>
      <w:marTop w:val="0"/>
      <w:marBottom w:val="0"/>
      <w:divBdr>
        <w:top w:val="none" w:sz="0" w:space="0" w:color="auto"/>
        <w:left w:val="none" w:sz="0" w:space="0" w:color="auto"/>
        <w:bottom w:val="none" w:sz="0" w:space="0" w:color="auto"/>
        <w:right w:val="none" w:sz="0" w:space="0" w:color="auto"/>
      </w:divBdr>
    </w:div>
    <w:div w:id="1239051544">
      <w:bodyDiv w:val="1"/>
      <w:marLeft w:val="0"/>
      <w:marRight w:val="0"/>
      <w:marTop w:val="0"/>
      <w:marBottom w:val="0"/>
      <w:divBdr>
        <w:top w:val="none" w:sz="0" w:space="0" w:color="auto"/>
        <w:left w:val="none" w:sz="0" w:space="0" w:color="auto"/>
        <w:bottom w:val="none" w:sz="0" w:space="0" w:color="auto"/>
        <w:right w:val="none" w:sz="0" w:space="0" w:color="auto"/>
      </w:divBdr>
    </w:div>
    <w:div w:id="1242913794">
      <w:bodyDiv w:val="1"/>
      <w:marLeft w:val="0"/>
      <w:marRight w:val="0"/>
      <w:marTop w:val="0"/>
      <w:marBottom w:val="0"/>
      <w:divBdr>
        <w:top w:val="none" w:sz="0" w:space="0" w:color="auto"/>
        <w:left w:val="none" w:sz="0" w:space="0" w:color="auto"/>
        <w:bottom w:val="none" w:sz="0" w:space="0" w:color="auto"/>
        <w:right w:val="none" w:sz="0" w:space="0" w:color="auto"/>
      </w:divBdr>
    </w:div>
    <w:div w:id="1290742621">
      <w:bodyDiv w:val="1"/>
      <w:marLeft w:val="0"/>
      <w:marRight w:val="0"/>
      <w:marTop w:val="0"/>
      <w:marBottom w:val="0"/>
      <w:divBdr>
        <w:top w:val="none" w:sz="0" w:space="0" w:color="auto"/>
        <w:left w:val="none" w:sz="0" w:space="0" w:color="auto"/>
        <w:bottom w:val="none" w:sz="0" w:space="0" w:color="auto"/>
        <w:right w:val="none" w:sz="0" w:space="0" w:color="auto"/>
      </w:divBdr>
    </w:div>
    <w:div w:id="1331712090">
      <w:bodyDiv w:val="1"/>
      <w:marLeft w:val="0"/>
      <w:marRight w:val="0"/>
      <w:marTop w:val="0"/>
      <w:marBottom w:val="0"/>
      <w:divBdr>
        <w:top w:val="none" w:sz="0" w:space="0" w:color="auto"/>
        <w:left w:val="none" w:sz="0" w:space="0" w:color="auto"/>
        <w:bottom w:val="none" w:sz="0" w:space="0" w:color="auto"/>
        <w:right w:val="none" w:sz="0" w:space="0" w:color="auto"/>
      </w:divBdr>
    </w:div>
    <w:div w:id="1332563734">
      <w:bodyDiv w:val="1"/>
      <w:marLeft w:val="0"/>
      <w:marRight w:val="0"/>
      <w:marTop w:val="0"/>
      <w:marBottom w:val="0"/>
      <w:divBdr>
        <w:top w:val="none" w:sz="0" w:space="0" w:color="auto"/>
        <w:left w:val="none" w:sz="0" w:space="0" w:color="auto"/>
        <w:bottom w:val="none" w:sz="0" w:space="0" w:color="auto"/>
        <w:right w:val="none" w:sz="0" w:space="0" w:color="auto"/>
      </w:divBdr>
    </w:div>
    <w:div w:id="1375078966">
      <w:bodyDiv w:val="1"/>
      <w:marLeft w:val="0"/>
      <w:marRight w:val="0"/>
      <w:marTop w:val="0"/>
      <w:marBottom w:val="0"/>
      <w:divBdr>
        <w:top w:val="none" w:sz="0" w:space="0" w:color="auto"/>
        <w:left w:val="none" w:sz="0" w:space="0" w:color="auto"/>
        <w:bottom w:val="none" w:sz="0" w:space="0" w:color="auto"/>
        <w:right w:val="none" w:sz="0" w:space="0" w:color="auto"/>
      </w:divBdr>
    </w:div>
    <w:div w:id="1396735600">
      <w:bodyDiv w:val="1"/>
      <w:marLeft w:val="0"/>
      <w:marRight w:val="0"/>
      <w:marTop w:val="0"/>
      <w:marBottom w:val="0"/>
      <w:divBdr>
        <w:top w:val="none" w:sz="0" w:space="0" w:color="auto"/>
        <w:left w:val="none" w:sz="0" w:space="0" w:color="auto"/>
        <w:bottom w:val="none" w:sz="0" w:space="0" w:color="auto"/>
        <w:right w:val="none" w:sz="0" w:space="0" w:color="auto"/>
      </w:divBdr>
    </w:div>
    <w:div w:id="1400521323">
      <w:bodyDiv w:val="1"/>
      <w:marLeft w:val="0"/>
      <w:marRight w:val="0"/>
      <w:marTop w:val="0"/>
      <w:marBottom w:val="0"/>
      <w:divBdr>
        <w:top w:val="none" w:sz="0" w:space="0" w:color="auto"/>
        <w:left w:val="none" w:sz="0" w:space="0" w:color="auto"/>
        <w:bottom w:val="none" w:sz="0" w:space="0" w:color="auto"/>
        <w:right w:val="none" w:sz="0" w:space="0" w:color="auto"/>
      </w:divBdr>
    </w:div>
    <w:div w:id="1416972371">
      <w:bodyDiv w:val="1"/>
      <w:marLeft w:val="0"/>
      <w:marRight w:val="0"/>
      <w:marTop w:val="0"/>
      <w:marBottom w:val="0"/>
      <w:divBdr>
        <w:top w:val="none" w:sz="0" w:space="0" w:color="auto"/>
        <w:left w:val="none" w:sz="0" w:space="0" w:color="auto"/>
        <w:bottom w:val="none" w:sz="0" w:space="0" w:color="auto"/>
        <w:right w:val="none" w:sz="0" w:space="0" w:color="auto"/>
      </w:divBdr>
    </w:div>
    <w:div w:id="1490822713">
      <w:bodyDiv w:val="1"/>
      <w:marLeft w:val="0"/>
      <w:marRight w:val="0"/>
      <w:marTop w:val="0"/>
      <w:marBottom w:val="0"/>
      <w:divBdr>
        <w:top w:val="none" w:sz="0" w:space="0" w:color="auto"/>
        <w:left w:val="none" w:sz="0" w:space="0" w:color="auto"/>
        <w:bottom w:val="none" w:sz="0" w:space="0" w:color="auto"/>
        <w:right w:val="none" w:sz="0" w:space="0" w:color="auto"/>
      </w:divBdr>
    </w:div>
    <w:div w:id="1512185224">
      <w:bodyDiv w:val="1"/>
      <w:marLeft w:val="0"/>
      <w:marRight w:val="0"/>
      <w:marTop w:val="0"/>
      <w:marBottom w:val="0"/>
      <w:divBdr>
        <w:top w:val="none" w:sz="0" w:space="0" w:color="auto"/>
        <w:left w:val="none" w:sz="0" w:space="0" w:color="auto"/>
        <w:bottom w:val="none" w:sz="0" w:space="0" w:color="auto"/>
        <w:right w:val="none" w:sz="0" w:space="0" w:color="auto"/>
      </w:divBdr>
    </w:div>
    <w:div w:id="1516962864">
      <w:bodyDiv w:val="1"/>
      <w:marLeft w:val="0"/>
      <w:marRight w:val="0"/>
      <w:marTop w:val="0"/>
      <w:marBottom w:val="0"/>
      <w:divBdr>
        <w:top w:val="none" w:sz="0" w:space="0" w:color="auto"/>
        <w:left w:val="none" w:sz="0" w:space="0" w:color="auto"/>
        <w:bottom w:val="none" w:sz="0" w:space="0" w:color="auto"/>
        <w:right w:val="none" w:sz="0" w:space="0" w:color="auto"/>
      </w:divBdr>
    </w:div>
    <w:div w:id="1639870360">
      <w:bodyDiv w:val="1"/>
      <w:marLeft w:val="0"/>
      <w:marRight w:val="0"/>
      <w:marTop w:val="0"/>
      <w:marBottom w:val="0"/>
      <w:divBdr>
        <w:top w:val="none" w:sz="0" w:space="0" w:color="auto"/>
        <w:left w:val="none" w:sz="0" w:space="0" w:color="auto"/>
        <w:bottom w:val="none" w:sz="0" w:space="0" w:color="auto"/>
        <w:right w:val="none" w:sz="0" w:space="0" w:color="auto"/>
      </w:divBdr>
    </w:div>
    <w:div w:id="1687096210">
      <w:bodyDiv w:val="1"/>
      <w:marLeft w:val="0"/>
      <w:marRight w:val="0"/>
      <w:marTop w:val="0"/>
      <w:marBottom w:val="0"/>
      <w:divBdr>
        <w:top w:val="none" w:sz="0" w:space="0" w:color="auto"/>
        <w:left w:val="none" w:sz="0" w:space="0" w:color="auto"/>
        <w:bottom w:val="none" w:sz="0" w:space="0" w:color="auto"/>
        <w:right w:val="none" w:sz="0" w:space="0" w:color="auto"/>
      </w:divBdr>
    </w:div>
    <w:div w:id="1714890872">
      <w:bodyDiv w:val="1"/>
      <w:marLeft w:val="0"/>
      <w:marRight w:val="0"/>
      <w:marTop w:val="0"/>
      <w:marBottom w:val="0"/>
      <w:divBdr>
        <w:top w:val="none" w:sz="0" w:space="0" w:color="auto"/>
        <w:left w:val="none" w:sz="0" w:space="0" w:color="auto"/>
        <w:bottom w:val="none" w:sz="0" w:space="0" w:color="auto"/>
        <w:right w:val="none" w:sz="0" w:space="0" w:color="auto"/>
      </w:divBdr>
    </w:div>
    <w:div w:id="1735346856">
      <w:bodyDiv w:val="1"/>
      <w:marLeft w:val="0"/>
      <w:marRight w:val="0"/>
      <w:marTop w:val="0"/>
      <w:marBottom w:val="0"/>
      <w:divBdr>
        <w:top w:val="none" w:sz="0" w:space="0" w:color="auto"/>
        <w:left w:val="none" w:sz="0" w:space="0" w:color="auto"/>
        <w:bottom w:val="none" w:sz="0" w:space="0" w:color="auto"/>
        <w:right w:val="none" w:sz="0" w:space="0" w:color="auto"/>
      </w:divBdr>
    </w:div>
    <w:div w:id="1770155350">
      <w:bodyDiv w:val="1"/>
      <w:marLeft w:val="0"/>
      <w:marRight w:val="0"/>
      <w:marTop w:val="0"/>
      <w:marBottom w:val="0"/>
      <w:divBdr>
        <w:top w:val="none" w:sz="0" w:space="0" w:color="auto"/>
        <w:left w:val="none" w:sz="0" w:space="0" w:color="auto"/>
        <w:bottom w:val="none" w:sz="0" w:space="0" w:color="auto"/>
        <w:right w:val="none" w:sz="0" w:space="0" w:color="auto"/>
      </w:divBdr>
    </w:div>
    <w:div w:id="1826697899">
      <w:bodyDiv w:val="1"/>
      <w:marLeft w:val="0"/>
      <w:marRight w:val="0"/>
      <w:marTop w:val="0"/>
      <w:marBottom w:val="0"/>
      <w:divBdr>
        <w:top w:val="none" w:sz="0" w:space="0" w:color="auto"/>
        <w:left w:val="none" w:sz="0" w:space="0" w:color="auto"/>
        <w:bottom w:val="none" w:sz="0" w:space="0" w:color="auto"/>
        <w:right w:val="none" w:sz="0" w:space="0" w:color="auto"/>
      </w:divBdr>
    </w:div>
    <w:div w:id="1829322127">
      <w:bodyDiv w:val="1"/>
      <w:marLeft w:val="0"/>
      <w:marRight w:val="0"/>
      <w:marTop w:val="0"/>
      <w:marBottom w:val="0"/>
      <w:divBdr>
        <w:top w:val="none" w:sz="0" w:space="0" w:color="auto"/>
        <w:left w:val="none" w:sz="0" w:space="0" w:color="auto"/>
        <w:bottom w:val="none" w:sz="0" w:space="0" w:color="auto"/>
        <w:right w:val="none" w:sz="0" w:space="0" w:color="auto"/>
      </w:divBdr>
    </w:div>
    <w:div w:id="1837529495">
      <w:bodyDiv w:val="1"/>
      <w:marLeft w:val="0"/>
      <w:marRight w:val="0"/>
      <w:marTop w:val="0"/>
      <w:marBottom w:val="0"/>
      <w:divBdr>
        <w:top w:val="none" w:sz="0" w:space="0" w:color="auto"/>
        <w:left w:val="none" w:sz="0" w:space="0" w:color="auto"/>
        <w:bottom w:val="none" w:sz="0" w:space="0" w:color="auto"/>
        <w:right w:val="none" w:sz="0" w:space="0" w:color="auto"/>
      </w:divBdr>
    </w:div>
    <w:div w:id="1858350766">
      <w:bodyDiv w:val="1"/>
      <w:marLeft w:val="0"/>
      <w:marRight w:val="0"/>
      <w:marTop w:val="0"/>
      <w:marBottom w:val="0"/>
      <w:divBdr>
        <w:top w:val="none" w:sz="0" w:space="0" w:color="auto"/>
        <w:left w:val="none" w:sz="0" w:space="0" w:color="auto"/>
        <w:bottom w:val="none" w:sz="0" w:space="0" w:color="auto"/>
        <w:right w:val="none" w:sz="0" w:space="0" w:color="auto"/>
      </w:divBdr>
    </w:div>
    <w:div w:id="1859000015">
      <w:bodyDiv w:val="1"/>
      <w:marLeft w:val="0"/>
      <w:marRight w:val="0"/>
      <w:marTop w:val="0"/>
      <w:marBottom w:val="0"/>
      <w:divBdr>
        <w:top w:val="none" w:sz="0" w:space="0" w:color="auto"/>
        <w:left w:val="none" w:sz="0" w:space="0" w:color="auto"/>
        <w:bottom w:val="none" w:sz="0" w:space="0" w:color="auto"/>
        <w:right w:val="none" w:sz="0" w:space="0" w:color="auto"/>
      </w:divBdr>
    </w:div>
    <w:div w:id="1859268266">
      <w:bodyDiv w:val="1"/>
      <w:marLeft w:val="0"/>
      <w:marRight w:val="0"/>
      <w:marTop w:val="0"/>
      <w:marBottom w:val="0"/>
      <w:divBdr>
        <w:top w:val="none" w:sz="0" w:space="0" w:color="auto"/>
        <w:left w:val="none" w:sz="0" w:space="0" w:color="auto"/>
        <w:bottom w:val="none" w:sz="0" w:space="0" w:color="auto"/>
        <w:right w:val="none" w:sz="0" w:space="0" w:color="auto"/>
      </w:divBdr>
    </w:div>
    <w:div w:id="1875733872">
      <w:bodyDiv w:val="1"/>
      <w:marLeft w:val="0"/>
      <w:marRight w:val="0"/>
      <w:marTop w:val="0"/>
      <w:marBottom w:val="0"/>
      <w:divBdr>
        <w:top w:val="none" w:sz="0" w:space="0" w:color="auto"/>
        <w:left w:val="none" w:sz="0" w:space="0" w:color="auto"/>
        <w:bottom w:val="none" w:sz="0" w:space="0" w:color="auto"/>
        <w:right w:val="none" w:sz="0" w:space="0" w:color="auto"/>
      </w:divBdr>
    </w:div>
    <w:div w:id="1955939375">
      <w:bodyDiv w:val="1"/>
      <w:marLeft w:val="0"/>
      <w:marRight w:val="0"/>
      <w:marTop w:val="0"/>
      <w:marBottom w:val="0"/>
      <w:divBdr>
        <w:top w:val="none" w:sz="0" w:space="0" w:color="auto"/>
        <w:left w:val="none" w:sz="0" w:space="0" w:color="auto"/>
        <w:bottom w:val="none" w:sz="0" w:space="0" w:color="auto"/>
        <w:right w:val="none" w:sz="0" w:space="0" w:color="auto"/>
      </w:divBdr>
    </w:div>
    <w:div w:id="2014144677">
      <w:bodyDiv w:val="1"/>
      <w:marLeft w:val="0"/>
      <w:marRight w:val="0"/>
      <w:marTop w:val="0"/>
      <w:marBottom w:val="0"/>
      <w:divBdr>
        <w:top w:val="none" w:sz="0" w:space="0" w:color="auto"/>
        <w:left w:val="none" w:sz="0" w:space="0" w:color="auto"/>
        <w:bottom w:val="none" w:sz="0" w:space="0" w:color="auto"/>
        <w:right w:val="none" w:sz="0" w:space="0" w:color="auto"/>
      </w:divBdr>
    </w:div>
    <w:div w:id="2014335125">
      <w:bodyDiv w:val="1"/>
      <w:marLeft w:val="0"/>
      <w:marRight w:val="0"/>
      <w:marTop w:val="0"/>
      <w:marBottom w:val="0"/>
      <w:divBdr>
        <w:top w:val="none" w:sz="0" w:space="0" w:color="auto"/>
        <w:left w:val="none" w:sz="0" w:space="0" w:color="auto"/>
        <w:bottom w:val="none" w:sz="0" w:space="0" w:color="auto"/>
        <w:right w:val="none" w:sz="0" w:space="0" w:color="auto"/>
      </w:divBdr>
    </w:div>
    <w:div w:id="2050297610">
      <w:bodyDiv w:val="1"/>
      <w:marLeft w:val="0"/>
      <w:marRight w:val="0"/>
      <w:marTop w:val="0"/>
      <w:marBottom w:val="0"/>
      <w:divBdr>
        <w:top w:val="none" w:sz="0" w:space="0" w:color="auto"/>
        <w:left w:val="none" w:sz="0" w:space="0" w:color="auto"/>
        <w:bottom w:val="none" w:sz="0" w:space="0" w:color="auto"/>
        <w:right w:val="none" w:sz="0" w:space="0" w:color="auto"/>
      </w:divBdr>
    </w:div>
    <w:div w:id="2052069238">
      <w:bodyDiv w:val="1"/>
      <w:marLeft w:val="0"/>
      <w:marRight w:val="0"/>
      <w:marTop w:val="0"/>
      <w:marBottom w:val="0"/>
      <w:divBdr>
        <w:top w:val="none" w:sz="0" w:space="0" w:color="auto"/>
        <w:left w:val="none" w:sz="0" w:space="0" w:color="auto"/>
        <w:bottom w:val="none" w:sz="0" w:space="0" w:color="auto"/>
        <w:right w:val="none" w:sz="0" w:space="0" w:color="auto"/>
      </w:divBdr>
    </w:div>
    <w:div w:id="2054185081">
      <w:bodyDiv w:val="1"/>
      <w:marLeft w:val="0"/>
      <w:marRight w:val="0"/>
      <w:marTop w:val="0"/>
      <w:marBottom w:val="0"/>
      <w:divBdr>
        <w:top w:val="none" w:sz="0" w:space="0" w:color="auto"/>
        <w:left w:val="none" w:sz="0" w:space="0" w:color="auto"/>
        <w:bottom w:val="none" w:sz="0" w:space="0" w:color="auto"/>
        <w:right w:val="none" w:sz="0" w:space="0" w:color="auto"/>
      </w:divBdr>
    </w:div>
    <w:div w:id="2067490959">
      <w:bodyDiv w:val="1"/>
      <w:marLeft w:val="0"/>
      <w:marRight w:val="0"/>
      <w:marTop w:val="0"/>
      <w:marBottom w:val="0"/>
      <w:divBdr>
        <w:top w:val="none" w:sz="0" w:space="0" w:color="auto"/>
        <w:left w:val="none" w:sz="0" w:space="0" w:color="auto"/>
        <w:bottom w:val="none" w:sz="0" w:space="0" w:color="auto"/>
        <w:right w:val="none" w:sz="0" w:space="0" w:color="auto"/>
      </w:divBdr>
    </w:div>
    <w:div w:id="2117820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mica.edu.vn/sltu2014/proceedings/14.pdf" TargetMode="External"/><Relationship Id="rId1" Type="http://schemas.openxmlformats.org/officeDocument/2006/relationships/hyperlink" Target="https://techblog.vn/xu-ly-tieng-noi-tong-quan-ve-tong-hop-tieng-noi-va-tong-hop-tieng-noi-co-phong-cach" TargetMode="External"/></Relationship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yperlink" Target="file:///D:\CNTT\20192%20SOICT\&#272;&#7891;%20&#225;n%20t&#7889;t%20nghi&#7879;p\thesis\DATN_PhanTrungKien_20166322.docx" TargetMode="External"/><Relationship Id="rId34" Type="http://schemas.openxmlformats.org/officeDocument/2006/relationships/image" Target="media/image5.jpe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jpg"/><Relationship Id="rId63" Type="http://schemas.openxmlformats.org/officeDocument/2006/relationships/image" Target="media/image3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CNTT\20192%20SOICT\&#272;&#7891;%20&#225;n%20t&#7889;t%20nghi&#7879;p\thesis\DATN_PhanTrungKien_20166322.docx" TargetMode="External"/><Relationship Id="rId29" Type="http://schemas.microsoft.com/office/2016/09/relationships/commentsIds" Target="commentsIds.xml"/><Relationship Id="rId11" Type="http://schemas.openxmlformats.org/officeDocument/2006/relationships/hyperlink" Target="file:///D:\CNTT\20192%20SOICT\&#272;&#7891;%20&#225;n%20t&#7889;t%20nghi&#7879;p\thesis\DATN_PhanTrungKien_20166322.docx" TargetMode="External"/><Relationship Id="rId24" Type="http://schemas.openxmlformats.org/officeDocument/2006/relationships/hyperlink" Target="file:///D:\CNTT\20192%20SOICT\&#272;&#7891;%20&#225;n%20t&#7889;t%20nghi&#7879;p\thesis\DATN_PhanTrungKien_20166322.docx" TargetMode="External"/><Relationship Id="rId32" Type="http://schemas.openxmlformats.org/officeDocument/2006/relationships/image" Target="media/image3.png"/><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image" Target="media/image22.jpeg"/><Relationship Id="rId58" Type="http://schemas.openxmlformats.org/officeDocument/2006/relationships/image" Target="media/image27.jpe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0.jpeg"/><Relationship Id="rId19" Type="http://schemas.openxmlformats.org/officeDocument/2006/relationships/hyperlink" Target="file:///D:\CNTT\20192%20SOICT\&#272;&#7891;%20&#225;n%20t&#7889;t%20nghi&#7879;p\thesis\DATN_PhanTrungKien_20166322.docx" TargetMode="External"/><Relationship Id="rId14" Type="http://schemas.openxmlformats.org/officeDocument/2006/relationships/hyperlink" Target="file:///D:\CNTT\20192%20SOICT\&#272;&#7891;%20&#225;n%20t&#7889;t%20nghi&#7879;p\thesis\DATN_PhanTrungKien_20166322.docx" TargetMode="External"/><Relationship Id="rId22" Type="http://schemas.openxmlformats.org/officeDocument/2006/relationships/hyperlink" Target="file:///D:\CNTT\20192%20SOICT\&#272;&#7891;%20&#225;n%20t&#7889;t%20nghi&#7879;p\thesis\DATN_PhanTrungKien_20166322.docx" TargetMode="External"/><Relationship Id="rId27" Type="http://schemas.openxmlformats.org/officeDocument/2006/relationships/comments" Target="comments.xml"/><Relationship Id="rId30" Type="http://schemas.openxmlformats.org/officeDocument/2006/relationships/image" Target="media/image1.png"/><Relationship Id="rId35" Type="http://schemas.openxmlformats.org/officeDocument/2006/relationships/image" Target="media/image6.jpeg"/><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image" Target="media/image25.jpg"/><Relationship Id="rId64"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hyperlink" Target="file:///D:\CNTT\20192%20SOICT\&#272;&#7891;%20&#225;n%20t&#7889;t%20nghi&#7879;p\thesis\DATN_PhanTrungKien_20166322.docx" TargetMode="External"/><Relationship Id="rId17" Type="http://schemas.openxmlformats.org/officeDocument/2006/relationships/hyperlink" Target="file:///D:\CNTT\20192%20SOICT\&#272;&#7891;%20&#225;n%20t&#7889;t%20nghi&#7879;p\thesis\DATN_PhanTrungKien_20166322.docx" TargetMode="External"/><Relationship Id="rId25" Type="http://schemas.openxmlformats.org/officeDocument/2006/relationships/hyperlink" Target="file:///D:\CNTT\20192%20SOICT\&#272;&#7891;%20&#225;n%20t&#7889;t%20nghi&#7879;p\thesis\DATN_PhanTrungKien_20166322.docx" TargetMode="Externa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image" Target="media/image15.png"/><Relationship Id="rId59" Type="http://schemas.openxmlformats.org/officeDocument/2006/relationships/image" Target="media/image28.jpeg"/><Relationship Id="rId67" Type="http://schemas.openxmlformats.org/officeDocument/2006/relationships/theme" Target="theme/theme1.xml"/><Relationship Id="rId20" Type="http://schemas.openxmlformats.org/officeDocument/2006/relationships/hyperlink" Target="file:///D:\CNTT\20192%20SOICT\&#272;&#7891;%20&#225;n%20t&#7889;t%20nghi&#7879;p\thesis\DATN_PhanTrungKien_20166322.docx" TargetMode="External"/><Relationship Id="rId41" Type="http://schemas.microsoft.com/office/2007/relationships/hdphoto" Target="media/hdphoto1.wdp"/><Relationship Id="rId54" Type="http://schemas.openxmlformats.org/officeDocument/2006/relationships/image" Target="media/image23.jpg"/><Relationship Id="rId62"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CNTT\20192%20SOICT\&#272;&#7891;%20&#225;n%20t&#7889;t%20nghi&#7879;p\thesis\DATN_PhanTrungKien_20166322.docx" TargetMode="External"/><Relationship Id="rId23" Type="http://schemas.openxmlformats.org/officeDocument/2006/relationships/hyperlink" Target="file:///D:\CNTT\20192%20SOICT\&#272;&#7891;%20&#225;n%20t&#7889;t%20nghi&#7879;p\thesis\DATN_PhanTrungKien_20166322.docx" TargetMode="External"/><Relationship Id="rId28" Type="http://schemas.microsoft.com/office/2011/relationships/commentsExtended" Target="commentsExtended.xml"/><Relationship Id="rId36" Type="http://schemas.openxmlformats.org/officeDocument/2006/relationships/image" Target="media/image7.jpeg"/><Relationship Id="rId49" Type="http://schemas.openxmlformats.org/officeDocument/2006/relationships/image" Target="media/image18.png"/><Relationship Id="rId57" Type="http://schemas.openxmlformats.org/officeDocument/2006/relationships/image" Target="media/image26.jpg"/><Relationship Id="rId10" Type="http://schemas.openxmlformats.org/officeDocument/2006/relationships/footer" Target="footer2.xml"/><Relationship Id="rId31" Type="http://schemas.openxmlformats.org/officeDocument/2006/relationships/image" Target="media/image2.png"/><Relationship Id="rId44" Type="http://schemas.microsoft.com/office/2007/relationships/hdphoto" Target="media/hdphoto2.wdp"/><Relationship Id="rId52" Type="http://schemas.openxmlformats.org/officeDocument/2006/relationships/image" Target="media/image21.jpeg"/><Relationship Id="rId60" Type="http://schemas.openxmlformats.org/officeDocument/2006/relationships/image" Target="media/image29.jp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file:///D:\CNTT\20192%20SOICT\&#272;&#7891;%20&#225;n%20t&#7889;t%20nghi&#7879;p\thesis\DATN_PhanTrungKien_20166322.docx" TargetMode="External"/><Relationship Id="rId18" Type="http://schemas.openxmlformats.org/officeDocument/2006/relationships/hyperlink" Target="file:///D:\CNTT\20192%20SOICT\&#272;&#7891;%20&#225;n%20t&#7889;t%20nghi&#7879;p\thesis\DATN_PhanTrungKien_20166322.docx" TargetMode="External"/><Relationship Id="rId3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Law</b:Tag>
    <b:SourceType>Book</b:SourceType>
    <b:Guid>{0663D8DC-2DC9-4F38-895E-2845C77CA3C2}</b:Guid>
    <b:Title>Speech Science Primer: Physiology, Acoustics, and Perception of Speech</b:Title>
    <b:Author>
      <b:Author>
        <b:Corporate>Lawrence J. Raphael, Gloria J. Borden, Katherine S. Harris</b:Corporate>
      </b:Author>
    </b:Author>
    <b:RefOrder>3</b:RefOrder>
  </b:Source>
  <b:Source>
    <b:Tag>PTS14</b:Tag>
    <b:SourceType>JournalArticle</b:SourceType>
    <b:Guid>{B17066AF-6C9A-4D84-904D-24442520259A}</b:Guid>
    <b:Title>Một số vấn đề về tổng hợp tiếng nói tiếng Việt</b:Title>
    <b:Year>2014</b:Year>
    <b:Author>
      <b:Author>
        <b:Corporate>P. T. Sơn, P. T. Nghĩa</b:Corporate>
      </b:Author>
    </b:Author>
    <b:Pages>5</b:Pages>
    <b:LCID>vi-VN</b:LCID>
    <b:RefOrder>5</b:RefOrder>
  </b:Source>
  <b:Source>
    <b:Tag>Wol</b:Tag>
    <b:SourceType>JournalArticle</b:SourceType>
    <b:Guid>{B814C946-FED1-44A1-915D-FE2D2C7E33E5}</b:Guid>
    <b:Author>
      <b:Author>
        <b:NameList>
          <b:Person>
            <b:Last>Kempelen</b:Last>
            <b:First>Wolfgang</b:First>
            <b:Middle>von</b:Middle>
          </b:Person>
        </b:NameList>
      </b:Author>
    </b:Author>
    <b:Title>Mechanism of the human speech with description of its speaking machine</b:Title>
    <b:RefOrder>2</b:RefOrder>
  </b:Source>
  <b:Source>
    <b:Tag>Den87</b:Tag>
    <b:SourceType>JournalArticle</b:SourceType>
    <b:Guid>{FD67A8AE-E549-416E-9FC5-87EB8D76B22C}</b:Guid>
    <b:Title>Review of text-to-speech conversion for English</b:Title>
    <b:Year>1987</b:Year>
    <b:Author>
      <b:Author>
        <b:NameList>
          <b:Person>
            <b:Last>Klatt</b:Last>
            <b:First>Dennis</b:First>
            <b:Middle>H.</b:Middle>
          </b:Person>
        </b:NameList>
      </b:Author>
    </b:Author>
    <b:JournalName>Journal of the Acoustical Society of America</b:JournalName>
    <b:RefOrder>4</b:RefOrder>
  </b:Source>
  <b:Source>
    <b:Tag>JJO11</b:Tag>
    <b:SourceType>JournalArticle</b:SourceType>
    <b:Guid>{E3D628BC-70C3-4ED3-BFF4-153B12815B60}</b:Guid>
    <b:Author>
      <b:Author>
        <b:NameList>
          <b:Person>
            <b:Last>Ohala</b:Last>
            <b:First>J.</b:First>
            <b:Middle>J.</b:Middle>
          </b:Person>
        </b:NameList>
      </b:Author>
    </b:Author>
    <b:Title>Christian Gottlieb Kratzenstein: pioneer in speech synthesis</b:Title>
    <b:JournalName>Proc 17th</b:JournalName>
    <b:Year>2011</b:Year>
    <b:RefOrder>1</b:RefOrder>
  </b:Source>
  <b:Source>
    <b:Tag>KTo13</b:Tag>
    <b:SourceType>JournalArticle</b:SourceType>
    <b:Guid>{1C9E2C61-C501-4885-B319-76BD0169B30A}</b:Guid>
    <b:Author>
      <b:Author>
        <b:Corporate>K. Tokuda, Y. Nankaku, T. Toda, H. Zen, J. Yamagishi, and K. Oura</b:Corporate>
      </b:Author>
    </b:Author>
    <b:Title>Speech Synthesis Based on Hidden Markov Models</b:Title>
    <b:Year>May 2013</b:Year>
    <b:PeriodicalTitle>Proc. IEEE</b:PeriodicalTitle>
    <b:Pages>1234–1252</b:Pages>
    <b:JournalName>Proc. IEEE</b:JournalName>
    <b:Volume>101</b:Volume>
    <b:RefOrder>6</b:RefOrder>
  </b:Source>
  <b:Source>
    <b:Tag>NTT14</b:Tag>
    <b:SourceType>JournalArticle</b:SourceType>
    <b:Guid>{6DCF78CA-221B-4444-B724-48649B5C54BC}</b:Guid>
    <b:Author>
      <b:Author>
        <b:Corporate>N. T. T. Trang, T. D. Dat, A. Rilliard, C. D’alessandro, and P. T. N. Yen</b:Corporate>
      </b:Author>
    </b:Author>
    <b:Title>Intonation Issues In HMM-Based Speech Synthesis For Vietnamese</b:Title>
    <b:Year>2014</b:Year>
    <b:Pages>7</b:Pages>
    <b:RefOrder>10</b:RefOrder>
  </b:Source>
  <b:Source>
    <b:Tag>PTa09</b:Tag>
    <b:SourceType>JournalArticle</b:SourceType>
    <b:Guid>{42312C86-88C6-4167-92D2-773780A72331}</b:Guid>
    <b:Author>
      <b:Author>
        <b:NameList>
          <b:Person>
            <b:Last>Taylor</b:Last>
            <b:First>P.</b:First>
          </b:Person>
        </b:NameList>
      </b:Author>
    </b:Author>
    <b:Title>Text-to-speech synthesis</b:Title>
    <b:JournalName>Cambridge University Press</b:JournalName>
    <b:Year>2009</b:Year>
    <b:RefOrder>7</b:RefOrder>
  </b:Source>
  <b:Source>
    <b:Tag>JDa04</b:Tag>
    <b:SourceType>JournalArticle</b:SourceType>
    <b:Guid>{346E68F9-EF9F-4F66-941D-D4EC3B5522B7}</b:Guid>
    <b:Author>
      <b:Author>
        <b:Corporate>J. Dang and K. Honda</b:Corporate>
      </b:Author>
    </b:Author>
    <b:Title>Construction and control of a physiological articulatory model</b:Title>
    <b:JournalName>J. Acoust. Soc. Am.</b:JournalName>
    <b:Year>2004</b:Year>
    <b:Pages>853-870</b:Pages>
    <b:Volume>115</b:Volume>
    <b:RefOrder>8</b:RefOrder>
  </b:Source>
  <b:Source>
    <b:Tag>Dar93</b:Tag>
    <b:SourceType>JournalArticle</b:SourceType>
    <b:Guid>{DBB5F8BE-535E-435E-B85C-F47775985499}</b:Guid>
    <b:Author>
      <b:Author>
        <b:Corporate>Dartmouth College</b:Corporate>
      </b:Author>
    </b:Author>
    <b:Title>Music and Computers</b:Title>
    <b:Year>1993</b:Year>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544831-1C77-4478-9C1A-66A143852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3937</TotalTime>
  <Pages>39</Pages>
  <Words>9781</Words>
  <Characters>55757</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Trung Kien 20166322</dc:creator>
  <cp:lastModifiedBy>Phan Trung Kien 20166322</cp:lastModifiedBy>
  <cp:revision>47</cp:revision>
  <cp:lastPrinted>2020-06-19T05:07:00Z</cp:lastPrinted>
  <dcterms:created xsi:type="dcterms:W3CDTF">2020-06-15T15:56:00Z</dcterms:created>
  <dcterms:modified xsi:type="dcterms:W3CDTF">2020-06-20T19:41:00Z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y fmtid="{D5CDD505-2E9C-101B-9397-08002B2CF9AE}" pid="3" name="ContentTypeId">
    <vt:lpwstr>0x010100D27483CF1B63FA4AA03D15E9EA85AD57</vt:lpwstr>
  </property>
</Properties>
</file>